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CF83CF" w14:textId="77777777" w:rsidR="008335FC" w:rsidRPr="00967697" w:rsidRDefault="008335FC">
      <w:pPr>
        <w:spacing w:line="480" w:lineRule="auto"/>
      </w:pPr>
    </w:p>
    <w:p w14:paraId="21007FA2" w14:textId="77777777" w:rsidR="008335FC" w:rsidRPr="00967697" w:rsidRDefault="008335FC">
      <w:pPr>
        <w:spacing w:line="480" w:lineRule="auto"/>
      </w:pPr>
    </w:p>
    <w:p w14:paraId="2B2D1EC1" w14:textId="77777777" w:rsidR="008335FC" w:rsidRPr="00967697" w:rsidRDefault="00073209">
      <w:pPr>
        <w:pStyle w:val="Title"/>
        <w:spacing w:line="480" w:lineRule="auto"/>
        <w:ind w:left="3" w:hanging="3"/>
      </w:pPr>
      <w:r w:rsidRPr="00967697">
        <w:rPr>
          <w:noProof/>
        </w:rPr>
        <w:drawing>
          <wp:anchor distT="0" distB="0" distL="114300" distR="114300" simplePos="0" relativeHeight="251658240" behindDoc="0" locked="0" layoutInCell="1" hidden="0" allowOverlap="1" wp14:anchorId="03077813" wp14:editId="509633BD">
            <wp:simplePos x="0" y="0"/>
            <wp:positionH relativeFrom="column">
              <wp:posOffset>28580</wp:posOffset>
            </wp:positionH>
            <wp:positionV relativeFrom="paragraph">
              <wp:posOffset>-236213</wp:posOffset>
            </wp:positionV>
            <wp:extent cx="914400" cy="914400"/>
            <wp:effectExtent l="0" t="0" r="0" b="0"/>
            <wp:wrapNone/>
            <wp:docPr id="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7"/>
                    <a:srcRect/>
                    <a:stretch>
                      <a:fillRect/>
                    </a:stretch>
                  </pic:blipFill>
                  <pic:spPr>
                    <a:xfrm>
                      <a:off x="0" y="0"/>
                      <a:ext cx="914400" cy="914400"/>
                    </a:xfrm>
                    <a:prstGeom prst="rect">
                      <a:avLst/>
                    </a:prstGeom>
                    <a:ln/>
                  </pic:spPr>
                </pic:pic>
              </a:graphicData>
            </a:graphic>
          </wp:anchor>
        </w:drawing>
      </w:r>
      <w:r w:rsidRPr="00967697">
        <w:rPr>
          <w:noProof/>
        </w:rPr>
        <mc:AlternateContent>
          <mc:Choice Requires="wps">
            <w:drawing>
              <wp:anchor distT="45720" distB="45720" distL="114300" distR="114300" simplePos="0" relativeHeight="251659264" behindDoc="0" locked="0" layoutInCell="1" hidden="0" allowOverlap="1" wp14:anchorId="2D4BB467" wp14:editId="4C549C9F">
                <wp:simplePos x="0" y="0"/>
                <wp:positionH relativeFrom="column">
                  <wp:posOffset>915989</wp:posOffset>
                </wp:positionH>
                <wp:positionV relativeFrom="paragraph">
                  <wp:posOffset>-257485</wp:posOffset>
                </wp:positionV>
                <wp:extent cx="3671570" cy="946150"/>
                <wp:effectExtent l="0" t="0" r="0" b="0"/>
                <wp:wrapSquare wrapText="bothSides" distT="45720" distB="45720" distL="114300" distR="114300"/>
                <wp:docPr id="1" name="Rectangle 1"/>
                <wp:cNvGraphicFramePr/>
                <a:graphic xmlns:a="http://schemas.openxmlformats.org/drawingml/2006/main">
                  <a:graphicData uri="http://schemas.microsoft.com/office/word/2010/wordprocessingShape">
                    <wps:wsp>
                      <wps:cNvSpPr/>
                      <wps:spPr>
                        <a:xfrm>
                          <a:off x="3534028" y="3330738"/>
                          <a:ext cx="3623945" cy="898525"/>
                        </a:xfrm>
                        <a:prstGeom prst="rect">
                          <a:avLst/>
                        </a:prstGeom>
                        <a:noFill/>
                        <a:ln>
                          <a:noFill/>
                        </a:ln>
                      </wps:spPr>
                      <wps:txbx>
                        <w:txbxContent>
                          <w:p w14:paraId="25080874" w14:textId="77777777" w:rsidR="008335FC" w:rsidRDefault="00073209">
                            <w:pPr>
                              <w:ind w:left="2" w:firstLine="8"/>
                              <w:jc w:val="center"/>
                              <w:textDirection w:val="btLr"/>
                            </w:pPr>
                            <w:r>
                              <w:rPr>
                                <w:rFonts w:ascii="Palatino Linotype" w:eastAsia="Palatino Linotype" w:hAnsi="Palatino Linotype" w:cs="Palatino Linotype"/>
                                <w:color w:val="000000"/>
                              </w:rPr>
                              <w:t>Department of Information Technology</w:t>
                            </w:r>
                          </w:p>
                          <w:p w14:paraId="4038FF0A" w14:textId="77777777" w:rsidR="008335FC" w:rsidRDefault="00073209">
                            <w:pPr>
                              <w:ind w:left="2" w:firstLine="8"/>
                              <w:jc w:val="center"/>
                              <w:textDirection w:val="btLr"/>
                            </w:pPr>
                            <w:r>
                              <w:rPr>
                                <w:rFonts w:ascii="Palatino Linotype" w:eastAsia="Palatino Linotype" w:hAnsi="Palatino Linotype" w:cs="Palatino Linotype"/>
                                <w:color w:val="000000"/>
                              </w:rPr>
                              <w:t>COLLEGE OF ENGINEERING</w:t>
                            </w:r>
                          </w:p>
                          <w:p w14:paraId="659D059C" w14:textId="77777777" w:rsidR="008335FC" w:rsidRDefault="00073209">
                            <w:pPr>
                              <w:ind w:left="2" w:firstLine="8"/>
                              <w:jc w:val="center"/>
                              <w:textDirection w:val="btLr"/>
                            </w:pPr>
                            <w:r>
                              <w:rPr>
                                <w:rFonts w:ascii="Palatino Linotype" w:eastAsia="Palatino Linotype" w:hAnsi="Palatino Linotype" w:cs="Palatino Linotype"/>
                                <w:color w:val="000000"/>
                              </w:rPr>
                              <w:t>CENTRAL LUZON STATE UNIVERSITY</w:t>
                            </w:r>
                          </w:p>
                          <w:p w14:paraId="53ED2FDA" w14:textId="77777777" w:rsidR="008335FC" w:rsidRDefault="00073209">
                            <w:pPr>
                              <w:ind w:left="2" w:firstLine="8"/>
                              <w:jc w:val="center"/>
                              <w:textDirection w:val="btLr"/>
                            </w:pPr>
                            <w:r>
                              <w:rPr>
                                <w:rFonts w:ascii="Palatino Linotype" w:eastAsia="Palatino Linotype" w:hAnsi="Palatino Linotype" w:cs="Palatino Linotype"/>
                                <w:color w:val="000000"/>
                                <w:sz w:val="20"/>
                              </w:rPr>
                              <w:t>Science City of Mu</w:t>
                            </w:r>
                            <w:r>
                              <w:rPr>
                                <w:rFonts w:ascii="Courier New" w:eastAsia="Courier New" w:hAnsi="Courier New" w:cs="Courier New"/>
                                <w:color w:val="000000"/>
                                <w:sz w:val="20"/>
                              </w:rPr>
                              <w:t>ñ</w:t>
                            </w:r>
                            <w:r>
                              <w:rPr>
                                <w:rFonts w:ascii="Palatino Linotype" w:eastAsia="Palatino Linotype" w:hAnsi="Palatino Linotype" w:cs="Palatino Linotype"/>
                                <w:color w:val="000000"/>
                                <w:sz w:val="20"/>
                              </w:rPr>
                              <w:t>oz, Nueva Ecija</w:t>
                            </w:r>
                          </w:p>
                          <w:p w14:paraId="4D51938A" w14:textId="77777777" w:rsidR="008335FC" w:rsidRDefault="008335FC">
                            <w:pPr>
                              <w:ind w:left="2" w:firstLine="8"/>
                              <w:textDirection w:val="btLr"/>
                            </w:pPr>
                          </w:p>
                        </w:txbxContent>
                      </wps:txbx>
                      <wps:bodyPr spcFirstLastPara="1" wrap="square" lIns="91425" tIns="45700" rIns="91425" bIns="45700" anchor="t" anchorCtr="0">
                        <a:noAutofit/>
                      </wps:bodyPr>
                    </wps:wsp>
                  </a:graphicData>
                </a:graphic>
              </wp:anchor>
            </w:drawing>
          </mc:Choice>
          <mc:Fallback>
            <w:pict>
              <v:rect w14:anchorId="2D4BB467" id="Rectangle 1" o:spid="_x0000_s1026" style="position:absolute;left:0;text-align:left;margin-left:72.15pt;margin-top:-20.25pt;width:289.1pt;height:74.5pt;z-index:25165926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" filled="f" stroked="f">
                <v:textbox inset="2.53958mm,1.2694mm,2.53958mm,1.2694mm">
                  <w:txbxContent>
                    <w:p w14:paraId="25080874" w14:textId="77777777" w:rsidR="008335FC" w:rsidRDefault="00073209">
                      <w:pPr>
                        <w:ind w:left="2" w:firstLine="8"/>
                        <w:jc w:val="center"/>
                        <w:textDirection w:val="btLr"/>
                      </w:pPr>
                      <w:r>
                        <w:rPr>
                          <w:rFonts w:ascii="Palatino Linotype" w:eastAsia="Palatino Linotype" w:hAnsi="Palatino Linotype" w:cs="Palatino Linotype"/>
                          <w:color w:val="000000"/>
                        </w:rPr>
                        <w:t>Department of Information Technology</w:t>
                      </w:r>
                    </w:p>
                    <w:p w14:paraId="4038FF0A" w14:textId="77777777" w:rsidR="008335FC" w:rsidRDefault="00073209">
                      <w:pPr>
                        <w:ind w:left="2" w:firstLine="8"/>
                        <w:jc w:val="center"/>
                        <w:textDirection w:val="btLr"/>
                      </w:pPr>
                      <w:r>
                        <w:rPr>
                          <w:rFonts w:ascii="Palatino Linotype" w:eastAsia="Palatino Linotype" w:hAnsi="Palatino Linotype" w:cs="Palatino Linotype"/>
                          <w:color w:val="000000"/>
                        </w:rPr>
                        <w:t>COLLEGE OF ENGINEERING</w:t>
                      </w:r>
                    </w:p>
                    <w:p w14:paraId="659D059C" w14:textId="77777777" w:rsidR="008335FC" w:rsidRDefault="00073209">
                      <w:pPr>
                        <w:ind w:left="2" w:firstLine="8"/>
                        <w:jc w:val="center"/>
                        <w:textDirection w:val="btLr"/>
                      </w:pPr>
                      <w:r>
                        <w:rPr>
                          <w:rFonts w:ascii="Palatino Linotype" w:eastAsia="Palatino Linotype" w:hAnsi="Palatino Linotype" w:cs="Palatino Linotype"/>
                          <w:color w:val="000000"/>
                        </w:rPr>
                        <w:t>CENTRAL LUZON STATE UNIVERSITY</w:t>
                      </w:r>
                    </w:p>
                    <w:p w14:paraId="53ED2FDA" w14:textId="77777777" w:rsidR="008335FC" w:rsidRDefault="00073209">
                      <w:pPr>
                        <w:ind w:left="2" w:firstLine="8"/>
                        <w:jc w:val="center"/>
                        <w:textDirection w:val="btLr"/>
                      </w:pPr>
                      <w:r>
                        <w:rPr>
                          <w:rFonts w:ascii="Palatino Linotype" w:eastAsia="Palatino Linotype" w:hAnsi="Palatino Linotype" w:cs="Palatino Linotype"/>
                          <w:color w:val="000000"/>
                          <w:sz w:val="20"/>
                        </w:rPr>
                        <w:t>Science City of Mu</w:t>
                      </w:r>
                      <w:r>
                        <w:rPr>
                          <w:rFonts w:ascii="Courier New" w:eastAsia="Courier New" w:hAnsi="Courier New" w:cs="Courier New"/>
                          <w:color w:val="000000"/>
                          <w:sz w:val="20"/>
                        </w:rPr>
                        <w:t>ñ</w:t>
                      </w:r>
                      <w:r>
                        <w:rPr>
                          <w:rFonts w:ascii="Palatino Linotype" w:eastAsia="Palatino Linotype" w:hAnsi="Palatino Linotype" w:cs="Palatino Linotype"/>
                          <w:color w:val="000000"/>
                          <w:sz w:val="20"/>
                        </w:rPr>
                        <w:t>oz, Nueva Ecija</w:t>
                      </w:r>
                    </w:p>
                    <w:p w14:paraId="4D51938A" w14:textId="77777777" w:rsidR="008335FC" w:rsidRDefault="008335FC">
                      <w:pPr>
                        <w:ind w:left="2" w:firstLine="8"/>
                        <w:textDirection w:val="btLr"/>
                      </w:pPr>
                    </w:p>
                  </w:txbxContent>
                </v:textbox>
                <w10:wrap type="square"/>
              </v:rect>
            </w:pict>
          </mc:Fallback>
        </mc:AlternateContent>
      </w:r>
    </w:p>
    <w:p w14:paraId="7D018EBA" w14:textId="77777777" w:rsidR="008335FC" w:rsidRPr="00967697" w:rsidRDefault="008335FC">
      <w:pPr>
        <w:spacing w:line="480" w:lineRule="auto"/>
      </w:pPr>
    </w:p>
    <w:p w14:paraId="3FCD73C0" w14:textId="77777777" w:rsidR="008335FC" w:rsidRPr="00967697" w:rsidRDefault="00073209">
      <w:pPr>
        <w:pBdr>
          <w:top w:val="single" w:sz="6" w:space="6" w:color="4472C4"/>
          <w:bottom w:val="single" w:sz="6" w:space="6" w:color="4472C4"/>
        </w:pBdr>
        <w:ind w:left="4" w:hanging="4"/>
        <w:jc w:val="center"/>
        <w:rPr>
          <w:smallCaps/>
          <w:color w:val="000000"/>
          <w:sz w:val="36"/>
          <w:szCs w:val="36"/>
        </w:rPr>
      </w:pPr>
      <w:r w:rsidRPr="00967697">
        <w:rPr>
          <w:smallCaps/>
          <w:color w:val="000000"/>
          <w:sz w:val="36"/>
          <w:szCs w:val="36"/>
        </w:rPr>
        <w:t>A.E.G.I.S: AI-ENHANCED GRANT INFORMATION SYSTEM WITH DOCUMENT FORENSICS AND</w:t>
      </w:r>
    </w:p>
    <w:p w14:paraId="47DE6218" w14:textId="77777777" w:rsidR="008335FC" w:rsidRPr="00967697" w:rsidRDefault="00073209">
      <w:pPr>
        <w:pBdr>
          <w:top w:val="single" w:sz="6" w:space="6" w:color="4472C4"/>
          <w:bottom w:val="single" w:sz="6" w:space="6" w:color="4472C4"/>
        </w:pBdr>
        <w:ind w:left="4" w:hanging="4"/>
        <w:jc w:val="center"/>
        <w:rPr>
          <w:smallCaps/>
          <w:color w:val="000000"/>
          <w:sz w:val="36"/>
          <w:szCs w:val="36"/>
        </w:rPr>
      </w:pPr>
      <w:r w:rsidRPr="00967697">
        <w:rPr>
          <w:smallCaps/>
          <w:color w:val="000000"/>
          <w:sz w:val="36"/>
          <w:szCs w:val="36"/>
        </w:rPr>
        <w:t>AUTOMATED NOTIFICATION FOR THE</w:t>
      </w:r>
    </w:p>
    <w:p w14:paraId="3966084A" w14:textId="77777777" w:rsidR="008335FC" w:rsidRPr="00967697" w:rsidRDefault="00073209">
      <w:pPr>
        <w:pBdr>
          <w:top w:val="single" w:sz="6" w:space="6" w:color="4472C4"/>
          <w:bottom w:val="single" w:sz="6" w:space="6" w:color="4472C4"/>
        </w:pBdr>
        <w:ind w:left="4" w:hanging="4"/>
        <w:jc w:val="center"/>
        <w:rPr>
          <w:color w:val="4472C4"/>
          <w:sz w:val="40"/>
          <w:szCs w:val="40"/>
        </w:rPr>
      </w:pPr>
      <w:r w:rsidRPr="00967697">
        <w:rPr>
          <w:smallCaps/>
          <w:color w:val="000000"/>
          <w:sz w:val="36"/>
          <w:szCs w:val="36"/>
        </w:rPr>
        <w:t>OFFICE OF STUDENT AFFAIRS</w:t>
      </w:r>
    </w:p>
    <w:p w14:paraId="1A58C2FF" w14:textId="77777777" w:rsidR="008335FC" w:rsidRPr="00967697" w:rsidRDefault="008335FC">
      <w:pPr>
        <w:spacing w:line="480" w:lineRule="auto"/>
      </w:pPr>
    </w:p>
    <w:p w14:paraId="5A3D6862" w14:textId="77777777" w:rsidR="008335FC" w:rsidRPr="00967697" w:rsidRDefault="008335FC">
      <w:pPr>
        <w:spacing w:line="480" w:lineRule="auto"/>
      </w:pPr>
    </w:p>
    <w:p w14:paraId="00DA56D7" w14:textId="77777777" w:rsidR="008335FC" w:rsidRPr="00967697" w:rsidRDefault="008335FC">
      <w:pPr>
        <w:spacing w:line="480" w:lineRule="auto"/>
      </w:pPr>
    </w:p>
    <w:p w14:paraId="53422469" w14:textId="77777777" w:rsidR="008335FC" w:rsidRPr="00967697" w:rsidRDefault="00073209">
      <w:pPr>
        <w:widowControl w:val="0"/>
        <w:ind w:left="2" w:hanging="2"/>
        <w:jc w:val="center"/>
      </w:pPr>
      <w:r w:rsidRPr="00967697">
        <w:t>A Capstone Project</w:t>
      </w:r>
    </w:p>
    <w:p w14:paraId="2B7BB3BA" w14:textId="77777777" w:rsidR="008335FC" w:rsidRPr="00967697" w:rsidRDefault="00073209">
      <w:pPr>
        <w:widowControl w:val="0"/>
        <w:ind w:left="2" w:hanging="2"/>
        <w:jc w:val="center"/>
      </w:pPr>
      <w:r w:rsidRPr="00967697">
        <w:t xml:space="preserve">Presented to the </w:t>
      </w:r>
    </w:p>
    <w:p w14:paraId="43AAB4DF" w14:textId="77777777" w:rsidR="008335FC" w:rsidRPr="00967697" w:rsidRDefault="00073209">
      <w:pPr>
        <w:widowControl w:val="0"/>
        <w:ind w:left="2" w:hanging="2"/>
        <w:jc w:val="center"/>
      </w:pPr>
      <w:r w:rsidRPr="00967697">
        <w:t>Department of Information Technology</w:t>
      </w:r>
    </w:p>
    <w:p w14:paraId="06E9A1BD" w14:textId="77777777" w:rsidR="008335FC" w:rsidRPr="00967697" w:rsidRDefault="008335FC">
      <w:pPr>
        <w:widowControl w:val="0"/>
        <w:ind w:left="2" w:hanging="2"/>
        <w:jc w:val="center"/>
      </w:pPr>
    </w:p>
    <w:p w14:paraId="4BEE7127" w14:textId="77777777" w:rsidR="008335FC" w:rsidRPr="00967697" w:rsidRDefault="008335FC">
      <w:pPr>
        <w:widowControl w:val="0"/>
        <w:ind w:left="2" w:hanging="2"/>
        <w:jc w:val="center"/>
      </w:pPr>
    </w:p>
    <w:p w14:paraId="1577C66E" w14:textId="77777777" w:rsidR="008335FC" w:rsidRPr="00967697" w:rsidRDefault="00073209">
      <w:pPr>
        <w:widowControl w:val="0"/>
        <w:ind w:left="2" w:hanging="2"/>
        <w:jc w:val="center"/>
      </w:pPr>
      <w:r w:rsidRPr="00967697">
        <w:t xml:space="preserve">In Partial Fulfillment </w:t>
      </w:r>
    </w:p>
    <w:p w14:paraId="2F041499" w14:textId="77777777" w:rsidR="008335FC" w:rsidRPr="00967697" w:rsidRDefault="00073209">
      <w:pPr>
        <w:widowControl w:val="0"/>
        <w:ind w:left="2" w:hanging="2"/>
        <w:jc w:val="center"/>
      </w:pPr>
      <w:r w:rsidRPr="00967697">
        <w:t>of the Requirements for the Degree</w:t>
      </w:r>
    </w:p>
    <w:p w14:paraId="4A96F29F" w14:textId="77777777" w:rsidR="008335FC" w:rsidRPr="00967697" w:rsidRDefault="008335FC">
      <w:pPr>
        <w:widowControl w:val="0"/>
        <w:ind w:left="2" w:hanging="2"/>
        <w:jc w:val="center"/>
      </w:pPr>
    </w:p>
    <w:p w14:paraId="1BE68AB7" w14:textId="77777777" w:rsidR="008335FC" w:rsidRPr="00967697" w:rsidRDefault="008335FC">
      <w:pPr>
        <w:widowControl w:val="0"/>
        <w:ind w:left="2" w:hanging="2"/>
        <w:jc w:val="center"/>
      </w:pPr>
    </w:p>
    <w:p w14:paraId="766456DC" w14:textId="77777777" w:rsidR="008335FC" w:rsidRPr="00967697" w:rsidRDefault="00073209">
      <w:pPr>
        <w:widowControl w:val="0"/>
        <w:ind w:left="2" w:hanging="2"/>
        <w:jc w:val="center"/>
      </w:pPr>
      <w:r w:rsidRPr="00967697">
        <w:t>BACHELOR OF SCIENCE IN INFORMATION TECHNOLOGY</w:t>
      </w:r>
    </w:p>
    <w:p w14:paraId="02652199" w14:textId="77777777" w:rsidR="008335FC" w:rsidRPr="00967697" w:rsidRDefault="008335FC">
      <w:pPr>
        <w:widowControl w:val="0"/>
        <w:ind w:left="2" w:hanging="2"/>
        <w:jc w:val="center"/>
      </w:pPr>
    </w:p>
    <w:p w14:paraId="7CC69ECE" w14:textId="77777777" w:rsidR="008335FC" w:rsidRPr="00967697" w:rsidRDefault="008335FC"/>
    <w:p w14:paraId="6AC735D4" w14:textId="77777777" w:rsidR="008335FC" w:rsidRPr="00967697" w:rsidRDefault="00073209">
      <w:pPr>
        <w:spacing w:after="80"/>
        <w:jc w:val="center"/>
      </w:pPr>
      <w:r w:rsidRPr="00967697">
        <w:t>By:</w:t>
      </w:r>
    </w:p>
    <w:p w14:paraId="7768F3A2" w14:textId="77777777" w:rsidR="008335FC" w:rsidRPr="00967697" w:rsidRDefault="00073209">
      <w:pPr>
        <w:spacing w:after="40"/>
        <w:jc w:val="center"/>
      </w:pPr>
      <w:proofErr w:type="spellStart"/>
      <w:r w:rsidRPr="00967697">
        <w:rPr>
          <w:b/>
          <w:bCs/>
        </w:rPr>
        <w:t>Carillo</w:t>
      </w:r>
      <w:proofErr w:type="spellEnd"/>
      <w:r w:rsidRPr="00967697">
        <w:rPr>
          <w:b/>
          <w:bCs/>
        </w:rPr>
        <w:t>, John Andrei</w:t>
      </w:r>
    </w:p>
    <w:p w14:paraId="1057842B" w14:textId="77777777" w:rsidR="008335FC" w:rsidRPr="00967697" w:rsidRDefault="00073209">
      <w:pPr>
        <w:spacing w:after="40"/>
        <w:jc w:val="center"/>
      </w:pPr>
      <w:r w:rsidRPr="00967697">
        <w:rPr>
          <w:b/>
          <w:bCs/>
        </w:rPr>
        <w:t>Gadiano, Noriel S.</w:t>
      </w:r>
    </w:p>
    <w:p w14:paraId="087611E8" w14:textId="77777777" w:rsidR="008335FC" w:rsidRPr="00967697" w:rsidRDefault="00073209">
      <w:pPr>
        <w:spacing w:after="200"/>
        <w:jc w:val="center"/>
      </w:pPr>
      <w:r w:rsidRPr="00967697">
        <w:rPr>
          <w:b/>
          <w:bCs/>
        </w:rPr>
        <w:t>Razon, Joshua A.</w:t>
      </w:r>
    </w:p>
    <w:p w14:paraId="3499B22C" w14:textId="77777777" w:rsidR="008335FC" w:rsidRPr="00967697" w:rsidRDefault="008335FC"/>
    <w:p w14:paraId="07550101" w14:textId="77777777" w:rsidR="008335FC" w:rsidRPr="00967697" w:rsidRDefault="00073209">
      <w:pPr>
        <w:spacing w:after="200"/>
        <w:jc w:val="center"/>
      </w:pPr>
      <w:r w:rsidRPr="00967697">
        <w:t>April 2026</w:t>
      </w:r>
    </w:p>
    <w:p w14:paraId="63142D9F" w14:textId="77777777" w:rsidR="008335FC" w:rsidRPr="00967697" w:rsidRDefault="00073209">
      <w:r w:rsidRPr="00967697">
        <w:br w:type="page"/>
      </w:r>
    </w:p>
    <w:p w14:paraId="182717B0" w14:textId="77777777" w:rsidR="008335FC" w:rsidRPr="00967697" w:rsidRDefault="00073209">
      <w:pPr>
        <w:spacing w:after="200" w:line="480" w:lineRule="auto"/>
        <w:jc w:val="center"/>
      </w:pPr>
      <w:r w:rsidRPr="00967697">
        <w:rPr>
          <w:b/>
          <w:bCs/>
        </w:rPr>
        <w:lastRenderedPageBreak/>
        <w:t>DISCLAIMER</w:t>
      </w:r>
    </w:p>
    <w:p w14:paraId="2EC47622" w14:textId="25B930EA" w:rsidR="008335FC" w:rsidRPr="00967697" w:rsidRDefault="00073209">
      <w:pPr>
        <w:spacing w:after="200" w:line="480" w:lineRule="auto"/>
        <w:ind w:firstLine="720"/>
        <w:jc w:val="both"/>
      </w:pPr>
      <w:del w:id="0" w:author="DAISY CASIPIT" w:date="2026-05-14T09:54:00Z">
        <w:r w:rsidRPr="00967697" w:rsidDel="002A5CF3">
          <w:delText>"</w:delText>
        </w:r>
      </w:del>
      <w:r w:rsidRPr="00967697">
        <w:t xml:space="preserve">This Capstone Project is submitted to the Department of Information Technology, College of Engineering, in partial fulfillment of the requirements for the degree </w:t>
      </w:r>
      <w:ins w:id="1" w:author="DAISY CASIPIT" w:date="2026-06-09T13:32:00Z">
        <w:r w:rsidR="00AD4C59">
          <w:t xml:space="preserve">of </w:t>
        </w:r>
      </w:ins>
      <w:r w:rsidRPr="00967697">
        <w:t xml:space="preserve">Bachelor of Science in Information Technology at the Central Luzon State University, Science City of Muñoz, Nueva Ecija. It is a product of our own work except </w:t>
      </w:r>
      <w:proofErr w:type="gramStart"/>
      <w:r w:rsidRPr="00967697">
        <w:t>where</w:t>
      </w:r>
      <w:proofErr w:type="gramEnd"/>
      <w:r w:rsidRPr="00967697">
        <w:t xml:space="preserve"> indicated in the text. The project report or any portion thereof, including the source code</w:t>
      </w:r>
      <w:del w:id="2" w:author="DAISY CASIPIT" w:date="2026-06-08T23:02:00Z">
        <w:r w:rsidRPr="00967697" w:rsidDel="00513115">
          <w:delText>,</w:delText>
        </w:r>
      </w:del>
      <w:r w:rsidRPr="00967697">
        <w:t xml:space="preserve"> or any section, may be freely copied and distributed</w:t>
      </w:r>
      <w:ins w:id="3" w:author="DAISY CASIPIT" w:date="2026-05-29T19:34:00Z">
        <w:r w:rsidR="00DA57E2">
          <w:t>,</w:t>
        </w:r>
      </w:ins>
      <w:r w:rsidRPr="00967697">
        <w:t xml:space="preserve"> provided that the source is acknowledged.</w:t>
      </w:r>
      <w:del w:id="4" w:author="DAISY CASIPIT" w:date="2026-05-14T09:55:00Z">
        <w:r w:rsidRPr="00967697" w:rsidDel="002A5CF3">
          <w:delText>"</w:delText>
        </w:r>
      </w:del>
    </w:p>
    <w:p w14:paraId="41F4BCDC" w14:textId="77777777" w:rsidR="008335FC" w:rsidRPr="00967697" w:rsidRDefault="00073209">
      <w:r w:rsidRPr="00967697">
        <w:br w:type="page"/>
      </w:r>
    </w:p>
    <w:p w14:paraId="64FE1AD6" w14:textId="77777777" w:rsidR="008335FC" w:rsidRPr="00967697" w:rsidRDefault="00073209">
      <w:pPr>
        <w:jc w:val="center"/>
        <w:rPr>
          <w:b/>
          <w:bCs/>
        </w:rPr>
      </w:pPr>
      <w:r w:rsidRPr="00967697">
        <w:rPr>
          <w:b/>
          <w:bCs/>
        </w:rPr>
        <w:lastRenderedPageBreak/>
        <w:t>APPROVAL SHEET</w:t>
      </w:r>
    </w:p>
    <w:p w14:paraId="0358788F" w14:textId="77777777" w:rsidR="008335FC" w:rsidRPr="00967697" w:rsidRDefault="008335FC">
      <w:pPr>
        <w:jc w:val="center"/>
        <w:rPr>
          <w:b/>
          <w:bCs/>
        </w:rPr>
      </w:pPr>
    </w:p>
    <w:p w14:paraId="7415C03E" w14:textId="77777777" w:rsidR="008335FC" w:rsidRPr="00967697" w:rsidRDefault="00073209">
      <w:pPr>
        <w:ind w:firstLine="720"/>
        <w:jc w:val="both"/>
        <w:rPr>
          <w:b/>
          <w:bCs/>
        </w:rPr>
      </w:pPr>
      <w:r w:rsidRPr="002A5CF3">
        <w:rPr>
          <w:rPrChange w:id="5" w:author="DAISY CASIPIT" w:date="2026-05-14T09:55:00Z">
            <w:rPr>
              <w:b/>
              <w:bCs/>
            </w:rPr>
          </w:rPrChange>
        </w:rPr>
        <w:t>This capstone project proposal, entitled</w:t>
      </w:r>
      <w:r w:rsidRPr="00967697">
        <w:rPr>
          <w:b/>
          <w:bCs/>
        </w:rPr>
        <w:t xml:space="preserve"> “A.E.G.I.S: AI-ENHANCED GRANT INFORMATION SYSTEM WITH DOCUMENT FORENSICS AND AUTOMATED NOTIFICATION FOR THE OFFICE OF STUDENT AFFAIRS,” </w:t>
      </w:r>
      <w:r w:rsidRPr="002A5CF3">
        <w:rPr>
          <w:rPrChange w:id="6" w:author="DAISY CASIPIT" w:date="2026-05-14T09:56:00Z">
            <w:rPr>
              <w:b/>
              <w:bCs/>
            </w:rPr>
          </w:rPrChange>
        </w:rPr>
        <w:t>prepared and submitted by JOHN ANDREI CARILLO, NORIEL S. GADIANO, and JOSHUA A. RAZON</w:t>
      </w:r>
      <w:r w:rsidRPr="002A5CF3">
        <w:t xml:space="preserve"> </w:t>
      </w:r>
      <w:r w:rsidRPr="002A5CF3">
        <w:rPr>
          <w:rPrChange w:id="7" w:author="DAISY CASIPIT" w:date="2026-05-14T09:56:00Z">
            <w:rPr>
              <w:b/>
              <w:bCs/>
            </w:rPr>
          </w:rPrChange>
        </w:rPr>
        <w:t>in partial fulfillment of the requirements for the degree BACHELOR OF SCIENCE IN INFORMATION TECHNOLOGY, has been examined and is hereby endorsed.</w:t>
      </w:r>
    </w:p>
    <w:p w14:paraId="017CF081" w14:textId="77777777" w:rsidR="008335FC" w:rsidRPr="00967697" w:rsidRDefault="008335FC">
      <w:pPr>
        <w:jc w:val="center"/>
        <w:rPr>
          <w:b/>
          <w:bCs/>
        </w:rPr>
      </w:pPr>
    </w:p>
    <w:p w14:paraId="31234095" w14:textId="77777777" w:rsidR="008335FC" w:rsidRPr="002A5CF3" w:rsidRDefault="00073209">
      <w:pPr>
        <w:jc w:val="center"/>
        <w:rPr>
          <w:rPrChange w:id="8" w:author="DAISY CASIPIT" w:date="2026-05-14T09:56:00Z">
            <w:rPr>
              <w:b/>
              <w:bCs/>
            </w:rPr>
          </w:rPrChange>
        </w:rPr>
      </w:pPr>
      <w:r w:rsidRPr="002A5CF3">
        <w:rPr>
          <w:u w:val="single"/>
          <w:rPrChange w:id="9" w:author="DAISY CASIPIT" w:date="2026-05-14T09:56:00Z">
            <w:rPr>
              <w:b/>
              <w:bCs/>
              <w:u w:val="single"/>
            </w:rPr>
          </w:rPrChange>
        </w:rPr>
        <w:t>Louise Gwendolyn B. Hidalgo</w:t>
      </w:r>
    </w:p>
    <w:p w14:paraId="3071650E" w14:textId="77777777" w:rsidR="008335FC" w:rsidRPr="00967697" w:rsidRDefault="00073209">
      <w:pPr>
        <w:jc w:val="center"/>
        <w:rPr>
          <w:b/>
          <w:bCs/>
        </w:rPr>
      </w:pPr>
      <w:r w:rsidRPr="00967697">
        <w:rPr>
          <w:b/>
          <w:bCs/>
        </w:rPr>
        <w:t>Adviser</w:t>
      </w:r>
    </w:p>
    <w:p w14:paraId="093E8FA9" w14:textId="77777777" w:rsidR="008335FC" w:rsidRPr="00967697" w:rsidRDefault="008335FC">
      <w:pPr>
        <w:jc w:val="center"/>
        <w:rPr>
          <w:b/>
          <w:bCs/>
        </w:rPr>
      </w:pPr>
    </w:p>
    <w:p w14:paraId="4019FFC1" w14:textId="77777777" w:rsidR="008335FC" w:rsidRPr="00967697" w:rsidRDefault="00073209">
      <w:pPr>
        <w:jc w:val="center"/>
        <w:rPr>
          <w:b/>
          <w:bCs/>
        </w:rPr>
      </w:pPr>
      <w:r w:rsidRPr="00967697">
        <w:rPr>
          <w:b/>
          <w:bCs/>
        </w:rPr>
        <w:t>CAPSTONE 1 PROJECT ORAL PRESENTATION COMMITTEE</w:t>
      </w:r>
    </w:p>
    <w:p w14:paraId="40755788" w14:textId="77777777" w:rsidR="008335FC" w:rsidRPr="00967697" w:rsidRDefault="008335FC">
      <w:pPr>
        <w:jc w:val="center"/>
        <w:rPr>
          <w:b/>
          <w:bCs/>
        </w:rPr>
      </w:pPr>
    </w:p>
    <w:p w14:paraId="70ABD86A" w14:textId="77777777" w:rsidR="008335FC" w:rsidRPr="00967697" w:rsidRDefault="00073209">
      <w:pPr>
        <w:rPr>
          <w:b/>
          <w:bCs/>
        </w:rPr>
      </w:pPr>
      <w:r w:rsidRPr="00967697">
        <w:rPr>
          <w:b/>
          <w:bCs/>
        </w:rPr>
        <w:tab/>
      </w:r>
    </w:p>
    <w:tbl>
      <w:tblPr>
        <w:tblStyle w:val="a"/>
        <w:tblW w:w="5748" w:type="dxa"/>
        <w:tblInd w:w="1545" w:type="dxa"/>
        <w:tblLayout w:type="fixed"/>
        <w:tblLook w:val="0400" w:firstRow="0" w:lastRow="0" w:firstColumn="0" w:lastColumn="0" w:noHBand="0" w:noVBand="1"/>
      </w:tblPr>
      <w:tblGrid>
        <w:gridCol w:w="3094"/>
        <w:gridCol w:w="250"/>
        <w:gridCol w:w="2404"/>
      </w:tblGrid>
      <w:tr w:rsidR="008335FC" w:rsidRPr="00967697" w14:paraId="3DB060B9" w14:textId="77777777">
        <w:tc>
          <w:tcPr>
            <w:tcW w:w="3110" w:type="dxa"/>
            <w:tcBorders>
              <w:top w:val="single" w:sz="4" w:space="0" w:color="000000"/>
              <w:left w:val="nil"/>
              <w:bottom w:val="nil"/>
              <w:right w:val="nil"/>
            </w:tcBorders>
          </w:tcPr>
          <w:p w14:paraId="0B9A5CD0" w14:textId="77777777" w:rsidR="008335FC" w:rsidRPr="002A5CF3" w:rsidRDefault="00073209">
            <w:pPr>
              <w:jc w:val="center"/>
              <w:rPr>
                <w:rPrChange w:id="10" w:author="DAISY CASIPIT" w:date="2026-05-14T09:56:00Z">
                  <w:rPr>
                    <w:b/>
                    <w:bCs/>
                  </w:rPr>
                </w:rPrChange>
              </w:rPr>
            </w:pPr>
            <w:r w:rsidRPr="002A5CF3">
              <w:rPr>
                <w:rPrChange w:id="11" w:author="DAISY CASIPIT" w:date="2026-05-14T09:56:00Z">
                  <w:rPr>
                    <w:b/>
                    <w:bCs/>
                  </w:rPr>
                </w:rPrChange>
              </w:rPr>
              <w:t xml:space="preserve">Inigo Gabriel M. </w:t>
            </w:r>
            <w:proofErr w:type="spellStart"/>
            <w:r w:rsidRPr="002A5CF3">
              <w:rPr>
                <w:rPrChange w:id="12" w:author="DAISY CASIPIT" w:date="2026-05-14T09:56:00Z">
                  <w:rPr>
                    <w:b/>
                    <w:bCs/>
                  </w:rPr>
                </w:rPrChange>
              </w:rPr>
              <w:t>Balmadrid</w:t>
            </w:r>
            <w:proofErr w:type="spellEnd"/>
          </w:p>
        </w:tc>
        <w:tc>
          <w:tcPr>
            <w:tcW w:w="222" w:type="dxa"/>
          </w:tcPr>
          <w:p w14:paraId="3BE7463E" w14:textId="77777777" w:rsidR="008335FC" w:rsidRPr="002A5CF3" w:rsidRDefault="008335FC">
            <w:pPr>
              <w:rPr>
                <w:rPrChange w:id="13" w:author="DAISY CASIPIT" w:date="2026-05-14T09:56:00Z">
                  <w:rPr>
                    <w:b/>
                    <w:bCs/>
                  </w:rPr>
                </w:rPrChange>
              </w:rPr>
            </w:pPr>
          </w:p>
        </w:tc>
        <w:tc>
          <w:tcPr>
            <w:tcW w:w="2416" w:type="dxa"/>
            <w:tcBorders>
              <w:top w:val="single" w:sz="4" w:space="0" w:color="000000"/>
              <w:left w:val="nil"/>
              <w:bottom w:val="nil"/>
              <w:right w:val="nil"/>
            </w:tcBorders>
          </w:tcPr>
          <w:p w14:paraId="327E9895" w14:textId="77777777" w:rsidR="008335FC" w:rsidRPr="002A5CF3" w:rsidRDefault="00073209">
            <w:pPr>
              <w:jc w:val="center"/>
              <w:rPr>
                <w:rPrChange w:id="14" w:author="DAISY CASIPIT" w:date="2026-05-14T09:56:00Z">
                  <w:rPr>
                    <w:b/>
                    <w:bCs/>
                  </w:rPr>
                </w:rPrChange>
              </w:rPr>
            </w:pPr>
            <w:r w:rsidRPr="002A5CF3">
              <w:rPr>
                <w:rPrChange w:id="15" w:author="DAISY CASIPIT" w:date="2026-05-14T09:56:00Z">
                  <w:rPr>
                    <w:b/>
                    <w:bCs/>
                  </w:rPr>
                </w:rPrChange>
              </w:rPr>
              <w:t xml:space="preserve">Joseph Ariel J. </w:t>
            </w:r>
            <w:proofErr w:type="spellStart"/>
            <w:r w:rsidRPr="002A5CF3">
              <w:rPr>
                <w:rPrChange w:id="16" w:author="DAISY CASIPIT" w:date="2026-05-14T09:56:00Z">
                  <w:rPr>
                    <w:b/>
                    <w:bCs/>
                  </w:rPr>
                </w:rPrChange>
              </w:rPr>
              <w:t>Barza</w:t>
            </w:r>
            <w:proofErr w:type="spellEnd"/>
          </w:p>
        </w:tc>
      </w:tr>
      <w:tr w:rsidR="008335FC" w:rsidRPr="00967697" w14:paraId="21637257" w14:textId="77777777">
        <w:tc>
          <w:tcPr>
            <w:tcW w:w="3110" w:type="dxa"/>
          </w:tcPr>
          <w:p w14:paraId="327B75D2" w14:textId="77777777" w:rsidR="008335FC" w:rsidRPr="00967697" w:rsidRDefault="00073209">
            <w:pPr>
              <w:jc w:val="center"/>
              <w:rPr>
                <w:b/>
                <w:bCs/>
              </w:rPr>
            </w:pPr>
            <w:r w:rsidRPr="00967697">
              <w:rPr>
                <w:b/>
                <w:bCs/>
              </w:rPr>
              <w:t>Chair</w:t>
            </w:r>
          </w:p>
        </w:tc>
        <w:tc>
          <w:tcPr>
            <w:tcW w:w="222" w:type="dxa"/>
          </w:tcPr>
          <w:p w14:paraId="4563C03F" w14:textId="77777777" w:rsidR="008335FC" w:rsidRPr="00967697" w:rsidRDefault="008335FC">
            <w:pPr>
              <w:rPr>
                <w:b/>
                <w:bCs/>
              </w:rPr>
            </w:pPr>
          </w:p>
        </w:tc>
        <w:tc>
          <w:tcPr>
            <w:tcW w:w="2416" w:type="dxa"/>
          </w:tcPr>
          <w:p w14:paraId="1ED30B41" w14:textId="77777777" w:rsidR="008335FC" w:rsidRPr="00967697" w:rsidRDefault="00073209">
            <w:pPr>
              <w:jc w:val="center"/>
              <w:rPr>
                <w:b/>
                <w:bCs/>
              </w:rPr>
            </w:pPr>
            <w:r w:rsidRPr="00967697">
              <w:rPr>
                <w:b/>
                <w:bCs/>
              </w:rPr>
              <w:t>Member</w:t>
            </w:r>
          </w:p>
        </w:tc>
      </w:tr>
      <w:tr w:rsidR="008335FC" w:rsidRPr="00967697" w14:paraId="61D82F7D" w14:textId="77777777">
        <w:tc>
          <w:tcPr>
            <w:tcW w:w="3110" w:type="dxa"/>
            <w:tcBorders>
              <w:top w:val="nil"/>
              <w:left w:val="nil"/>
              <w:bottom w:val="single" w:sz="4" w:space="0" w:color="000000"/>
              <w:right w:val="nil"/>
            </w:tcBorders>
          </w:tcPr>
          <w:p w14:paraId="7F263025" w14:textId="77777777" w:rsidR="008335FC" w:rsidRPr="00967697" w:rsidRDefault="008335FC">
            <w:pPr>
              <w:rPr>
                <w:b/>
                <w:bCs/>
              </w:rPr>
            </w:pPr>
          </w:p>
        </w:tc>
        <w:tc>
          <w:tcPr>
            <w:tcW w:w="222" w:type="dxa"/>
          </w:tcPr>
          <w:p w14:paraId="7711F2A6" w14:textId="77777777" w:rsidR="008335FC" w:rsidRPr="00967697" w:rsidRDefault="008335FC">
            <w:pPr>
              <w:rPr>
                <w:sz w:val="20"/>
                <w:szCs w:val="20"/>
              </w:rPr>
            </w:pPr>
          </w:p>
        </w:tc>
        <w:tc>
          <w:tcPr>
            <w:tcW w:w="2416" w:type="dxa"/>
            <w:tcBorders>
              <w:top w:val="nil"/>
              <w:left w:val="nil"/>
              <w:bottom w:val="single" w:sz="4" w:space="0" w:color="000000"/>
              <w:right w:val="nil"/>
            </w:tcBorders>
          </w:tcPr>
          <w:p w14:paraId="0696CA36" w14:textId="77777777" w:rsidR="008335FC" w:rsidRPr="00967697" w:rsidRDefault="008335FC">
            <w:pPr>
              <w:rPr>
                <w:sz w:val="20"/>
                <w:szCs w:val="20"/>
              </w:rPr>
            </w:pPr>
          </w:p>
        </w:tc>
      </w:tr>
      <w:tr w:rsidR="008335FC" w:rsidRPr="00967697" w14:paraId="4EA2F488" w14:textId="77777777">
        <w:tc>
          <w:tcPr>
            <w:tcW w:w="3110" w:type="dxa"/>
            <w:tcBorders>
              <w:top w:val="single" w:sz="4" w:space="0" w:color="000000"/>
              <w:left w:val="nil"/>
              <w:bottom w:val="nil"/>
              <w:right w:val="nil"/>
            </w:tcBorders>
          </w:tcPr>
          <w:p w14:paraId="3DA2BF41" w14:textId="77777777" w:rsidR="008335FC" w:rsidRPr="00967697" w:rsidRDefault="008335FC">
            <w:pPr>
              <w:jc w:val="center"/>
              <w:rPr>
                <w:b/>
                <w:bCs/>
              </w:rPr>
            </w:pPr>
          </w:p>
          <w:p w14:paraId="278FE938" w14:textId="77777777" w:rsidR="008335FC" w:rsidRPr="00967697" w:rsidRDefault="00073209">
            <w:pPr>
              <w:jc w:val="center"/>
              <w:rPr>
                <w:b/>
                <w:bCs/>
              </w:rPr>
            </w:pPr>
            <w:r w:rsidRPr="00967697">
              <w:rPr>
                <w:b/>
                <w:bCs/>
              </w:rPr>
              <w:t>Date Signed</w:t>
            </w:r>
          </w:p>
        </w:tc>
        <w:tc>
          <w:tcPr>
            <w:tcW w:w="222" w:type="dxa"/>
          </w:tcPr>
          <w:p w14:paraId="56F2E38E" w14:textId="77777777" w:rsidR="008335FC" w:rsidRPr="00967697" w:rsidRDefault="008335FC">
            <w:pPr>
              <w:rPr>
                <w:b/>
                <w:bCs/>
              </w:rPr>
            </w:pPr>
          </w:p>
        </w:tc>
        <w:tc>
          <w:tcPr>
            <w:tcW w:w="2416" w:type="dxa"/>
            <w:tcBorders>
              <w:top w:val="single" w:sz="4" w:space="0" w:color="000000"/>
              <w:left w:val="nil"/>
              <w:bottom w:val="nil"/>
              <w:right w:val="nil"/>
            </w:tcBorders>
          </w:tcPr>
          <w:p w14:paraId="3F10B31A" w14:textId="77777777" w:rsidR="008335FC" w:rsidRPr="00967697" w:rsidRDefault="008335FC">
            <w:pPr>
              <w:jc w:val="center"/>
              <w:rPr>
                <w:b/>
                <w:bCs/>
              </w:rPr>
            </w:pPr>
          </w:p>
          <w:p w14:paraId="7EB3B13A" w14:textId="77777777" w:rsidR="008335FC" w:rsidRPr="00967697" w:rsidRDefault="00073209">
            <w:pPr>
              <w:jc w:val="center"/>
              <w:rPr>
                <w:b/>
                <w:bCs/>
              </w:rPr>
            </w:pPr>
            <w:r w:rsidRPr="00967697">
              <w:rPr>
                <w:b/>
                <w:bCs/>
              </w:rPr>
              <w:t>Date Signed</w:t>
            </w:r>
          </w:p>
        </w:tc>
      </w:tr>
    </w:tbl>
    <w:p w14:paraId="5C8BE5FD" w14:textId="77777777" w:rsidR="008335FC" w:rsidRPr="00967697" w:rsidRDefault="008335FC">
      <w:pPr>
        <w:jc w:val="center"/>
        <w:rPr>
          <w:b/>
          <w:bCs/>
        </w:rPr>
      </w:pPr>
    </w:p>
    <w:p w14:paraId="7E02F9EA" w14:textId="77777777" w:rsidR="008335FC" w:rsidRPr="00967697" w:rsidRDefault="008335FC">
      <w:pPr>
        <w:jc w:val="center"/>
        <w:rPr>
          <w:b/>
          <w:bCs/>
        </w:rPr>
      </w:pPr>
    </w:p>
    <w:p w14:paraId="533A927F" w14:textId="390663EE" w:rsidR="008335FC" w:rsidRPr="002A5CF3" w:rsidRDefault="00073209">
      <w:pPr>
        <w:jc w:val="center"/>
        <w:rPr>
          <w:rPrChange w:id="17" w:author="DAISY CASIPIT" w:date="2026-05-14T09:57:00Z">
            <w:rPr>
              <w:b/>
              <w:bCs/>
            </w:rPr>
          </w:rPrChange>
        </w:rPr>
      </w:pPr>
      <w:r w:rsidRPr="002A5CF3">
        <w:rPr>
          <w:rPrChange w:id="18" w:author="DAISY CASIPIT" w:date="2026-05-14T09:57:00Z">
            <w:rPr>
              <w:b/>
              <w:bCs/>
            </w:rPr>
          </w:rPrChange>
        </w:rPr>
        <w:t xml:space="preserve">Accepted and approved in partial fulfillment of the requirements for the degree BACHELOR OF SCIENCE IN INFORMATION TECHNOLOGY, </w:t>
      </w:r>
      <w:ins w:id="19" w:author="DAISY CASIPIT" w:date="2026-05-14T09:57:00Z">
        <w:r w:rsidR="002A5CF3">
          <w:t>S</w:t>
        </w:r>
      </w:ins>
      <w:del w:id="20" w:author="DAISY CASIPIT" w:date="2026-05-14T09:57:00Z">
        <w:r w:rsidRPr="002A5CF3" w:rsidDel="002A5CF3">
          <w:rPr>
            <w:rPrChange w:id="21" w:author="DAISY CASIPIT" w:date="2026-05-14T09:57:00Z">
              <w:rPr>
                <w:b/>
                <w:bCs/>
              </w:rPr>
            </w:rPrChange>
          </w:rPr>
          <w:delText>s</w:delText>
        </w:r>
      </w:del>
      <w:r w:rsidRPr="002A5CF3">
        <w:rPr>
          <w:rPrChange w:id="22" w:author="DAISY CASIPIT" w:date="2026-05-14T09:57:00Z">
            <w:rPr>
              <w:b/>
              <w:bCs/>
            </w:rPr>
          </w:rPrChange>
        </w:rPr>
        <w:t xml:space="preserve">chool </w:t>
      </w:r>
      <w:ins w:id="23" w:author="DAISY CASIPIT" w:date="2026-05-14T09:57:00Z">
        <w:r w:rsidR="002A5CF3">
          <w:t>Y</w:t>
        </w:r>
      </w:ins>
      <w:del w:id="24" w:author="DAISY CASIPIT" w:date="2026-05-14T09:57:00Z">
        <w:r w:rsidRPr="002A5CF3" w:rsidDel="002A5CF3">
          <w:rPr>
            <w:rPrChange w:id="25" w:author="DAISY CASIPIT" w:date="2026-05-14T09:57:00Z">
              <w:rPr>
                <w:b/>
                <w:bCs/>
              </w:rPr>
            </w:rPrChange>
          </w:rPr>
          <w:delText>y</w:delText>
        </w:r>
      </w:del>
      <w:r w:rsidRPr="002A5CF3">
        <w:rPr>
          <w:rPrChange w:id="26" w:author="DAISY CASIPIT" w:date="2026-05-14T09:57:00Z">
            <w:rPr>
              <w:b/>
              <w:bCs/>
            </w:rPr>
          </w:rPrChange>
        </w:rPr>
        <w:t>ear 2025-2026.</w:t>
      </w:r>
    </w:p>
    <w:p w14:paraId="09130228" w14:textId="77777777" w:rsidR="008335FC" w:rsidRPr="00967697" w:rsidRDefault="008335FC">
      <w:pPr>
        <w:jc w:val="center"/>
        <w:rPr>
          <w:b/>
          <w:bCs/>
        </w:rPr>
      </w:pPr>
    </w:p>
    <w:p w14:paraId="39468136" w14:textId="77777777" w:rsidR="008335FC" w:rsidRPr="00967697" w:rsidRDefault="008335FC">
      <w:pPr>
        <w:jc w:val="center"/>
        <w:rPr>
          <w:b/>
          <w:bCs/>
        </w:rPr>
      </w:pPr>
    </w:p>
    <w:p w14:paraId="60D7D5CC" w14:textId="77777777" w:rsidR="008335FC" w:rsidRPr="00967697" w:rsidRDefault="008335FC">
      <w:pPr>
        <w:jc w:val="center"/>
        <w:rPr>
          <w:b/>
          <w:bCs/>
        </w:rPr>
      </w:pPr>
    </w:p>
    <w:p w14:paraId="5331E380" w14:textId="77777777" w:rsidR="008335FC" w:rsidRPr="00967697" w:rsidRDefault="008335FC">
      <w:pPr>
        <w:jc w:val="center"/>
        <w:rPr>
          <w:b/>
          <w:bCs/>
        </w:rPr>
      </w:pPr>
    </w:p>
    <w:p w14:paraId="3BF19106" w14:textId="77777777" w:rsidR="008335FC" w:rsidRPr="00967697" w:rsidRDefault="008335FC">
      <w:pPr>
        <w:jc w:val="center"/>
        <w:rPr>
          <w:b/>
          <w:bCs/>
        </w:rPr>
      </w:pPr>
    </w:p>
    <w:p w14:paraId="3D555FC2" w14:textId="77777777" w:rsidR="008335FC" w:rsidRPr="00967697" w:rsidRDefault="008335FC">
      <w:pPr>
        <w:jc w:val="center"/>
        <w:rPr>
          <w:b/>
          <w:bCs/>
        </w:rPr>
      </w:pPr>
    </w:p>
    <w:p w14:paraId="0F476162" w14:textId="77777777" w:rsidR="008335FC" w:rsidRPr="002A5CF3" w:rsidRDefault="00073209">
      <w:pPr>
        <w:jc w:val="center"/>
        <w:rPr>
          <w:rPrChange w:id="27" w:author="DAISY CASIPIT" w:date="2026-05-14T09:57:00Z">
            <w:rPr>
              <w:b/>
              <w:bCs/>
            </w:rPr>
          </w:rPrChange>
        </w:rPr>
      </w:pPr>
      <w:r w:rsidRPr="002A5CF3">
        <w:rPr>
          <w:u w:val="single"/>
          <w:rPrChange w:id="28" w:author="DAISY CASIPIT" w:date="2026-05-14T09:57:00Z">
            <w:rPr>
              <w:b/>
              <w:bCs/>
              <w:u w:val="single"/>
            </w:rPr>
          </w:rPrChange>
        </w:rPr>
        <w:t>DR. ANJELA C. TOLENTINO</w:t>
      </w:r>
    </w:p>
    <w:p w14:paraId="406FA027" w14:textId="77777777" w:rsidR="008335FC" w:rsidRPr="00967697" w:rsidRDefault="00073209">
      <w:pPr>
        <w:jc w:val="center"/>
        <w:rPr>
          <w:b/>
          <w:bCs/>
        </w:rPr>
      </w:pPr>
      <w:r w:rsidRPr="00967697">
        <w:rPr>
          <w:b/>
          <w:bCs/>
        </w:rPr>
        <w:t>Head, Department of Information Technology</w:t>
      </w:r>
    </w:p>
    <w:p w14:paraId="155FD0D0" w14:textId="77777777" w:rsidR="008335FC" w:rsidRPr="00967697" w:rsidRDefault="00073209">
      <w:pPr>
        <w:jc w:val="center"/>
        <w:rPr>
          <w:b/>
          <w:bCs/>
        </w:rPr>
      </w:pPr>
      <w:r w:rsidRPr="00967697">
        <w:rPr>
          <w:b/>
          <w:bCs/>
        </w:rPr>
        <w:t>_______________</w:t>
      </w:r>
    </w:p>
    <w:p w14:paraId="17DA6A78" w14:textId="77777777" w:rsidR="008335FC" w:rsidRPr="00967697" w:rsidRDefault="00073209">
      <w:pPr>
        <w:jc w:val="center"/>
        <w:rPr>
          <w:b/>
          <w:bCs/>
        </w:rPr>
      </w:pPr>
      <w:r w:rsidRPr="00967697">
        <w:rPr>
          <w:b/>
          <w:bCs/>
        </w:rPr>
        <w:t>Date Signed</w:t>
      </w:r>
    </w:p>
    <w:p w14:paraId="31334C32" w14:textId="77777777" w:rsidR="008335FC" w:rsidRPr="00967697" w:rsidRDefault="00073209">
      <w:pPr>
        <w:jc w:val="center"/>
        <w:rPr>
          <w:b/>
          <w:bCs/>
        </w:rPr>
      </w:pPr>
      <w:r w:rsidRPr="00967697">
        <w:rPr>
          <w:b/>
          <w:bCs/>
        </w:rPr>
        <w:br/>
      </w:r>
      <w:r w:rsidRPr="00967697">
        <w:rPr>
          <w:b/>
          <w:bCs/>
        </w:rPr>
        <w:br/>
      </w:r>
    </w:p>
    <w:p w14:paraId="17FEE266" w14:textId="77777777" w:rsidR="008335FC" w:rsidRPr="002A5CF3" w:rsidRDefault="00073209">
      <w:pPr>
        <w:jc w:val="center"/>
        <w:rPr>
          <w:rPrChange w:id="29" w:author="DAISY CASIPIT" w:date="2026-05-14T09:57:00Z">
            <w:rPr>
              <w:b/>
              <w:bCs/>
            </w:rPr>
          </w:rPrChange>
        </w:rPr>
      </w:pPr>
      <w:r w:rsidRPr="002A5CF3">
        <w:rPr>
          <w:u w:val="single"/>
          <w:rPrChange w:id="30" w:author="DAISY CASIPIT" w:date="2026-05-14T09:57:00Z">
            <w:rPr>
              <w:b/>
              <w:bCs/>
              <w:u w:val="single"/>
            </w:rPr>
          </w:rPrChange>
        </w:rPr>
        <w:t>DR. ROY SEARCA JOSE P. DELA CRUZ</w:t>
      </w:r>
    </w:p>
    <w:p w14:paraId="28401A6E" w14:textId="77777777" w:rsidR="008335FC" w:rsidRPr="002A5CF3" w:rsidRDefault="00073209">
      <w:pPr>
        <w:jc w:val="center"/>
        <w:rPr>
          <w:b/>
          <w:bCs/>
        </w:rPr>
      </w:pPr>
      <w:r w:rsidRPr="002A5CF3">
        <w:rPr>
          <w:b/>
          <w:bCs/>
        </w:rPr>
        <w:t>Acting Dean, College of Engineering</w:t>
      </w:r>
    </w:p>
    <w:p w14:paraId="3E42AA5B" w14:textId="77777777" w:rsidR="008335FC" w:rsidRPr="00967697" w:rsidRDefault="00073209">
      <w:pPr>
        <w:jc w:val="center"/>
        <w:rPr>
          <w:b/>
          <w:bCs/>
        </w:rPr>
      </w:pPr>
      <w:r w:rsidRPr="00967697">
        <w:rPr>
          <w:b/>
          <w:bCs/>
        </w:rPr>
        <w:t>_______________</w:t>
      </w:r>
    </w:p>
    <w:p w14:paraId="1E8E27F9" w14:textId="77777777" w:rsidR="008335FC" w:rsidRPr="00967697" w:rsidRDefault="00073209">
      <w:pPr>
        <w:spacing w:after="200" w:line="480" w:lineRule="auto"/>
        <w:jc w:val="center"/>
        <w:rPr>
          <w:b/>
          <w:bCs/>
        </w:rPr>
      </w:pPr>
      <w:r w:rsidRPr="00967697">
        <w:rPr>
          <w:b/>
          <w:bCs/>
        </w:rPr>
        <w:t>Date Signed</w:t>
      </w:r>
    </w:p>
    <w:p w14:paraId="4EA036CD" w14:textId="77777777" w:rsidR="008335FC" w:rsidRPr="00967697" w:rsidRDefault="00073209">
      <w:pPr>
        <w:rPr>
          <w:b/>
          <w:bCs/>
        </w:rPr>
      </w:pPr>
      <w:r w:rsidRPr="00967697">
        <w:br w:type="page"/>
      </w:r>
    </w:p>
    <w:p w14:paraId="73632AEA" w14:textId="77777777" w:rsidR="008335FC" w:rsidRPr="00967697" w:rsidRDefault="00073209">
      <w:pPr>
        <w:spacing w:line="480" w:lineRule="auto"/>
        <w:jc w:val="center"/>
        <w:rPr>
          <w:b/>
          <w:bCs/>
          <w:sz w:val="28"/>
          <w:szCs w:val="28"/>
        </w:rPr>
      </w:pPr>
      <w:bookmarkStart w:id="31" w:name="_wkjzzcrf8syr" w:colFirst="0" w:colLast="0"/>
      <w:bookmarkEnd w:id="31"/>
      <w:r w:rsidRPr="00967697">
        <w:rPr>
          <w:b/>
          <w:bCs/>
          <w:sz w:val="28"/>
          <w:szCs w:val="28"/>
        </w:rPr>
        <w:lastRenderedPageBreak/>
        <w:t>CERTIFICATION OF MANUSCRIPT PROOFREADING</w:t>
      </w:r>
    </w:p>
    <w:p w14:paraId="3E72480C" w14:textId="77777777" w:rsidR="008335FC" w:rsidRPr="00967697" w:rsidRDefault="008335FC">
      <w:pPr>
        <w:spacing w:line="480" w:lineRule="auto"/>
        <w:jc w:val="center"/>
      </w:pPr>
    </w:p>
    <w:p w14:paraId="4142C3B5" w14:textId="77777777" w:rsidR="008335FC" w:rsidRPr="00967697" w:rsidRDefault="00073209">
      <w:pPr>
        <w:jc w:val="both"/>
      </w:pPr>
      <w:bookmarkStart w:id="32" w:name="_3wwfqvanl1ux" w:colFirst="0" w:colLast="0"/>
      <w:bookmarkEnd w:id="32"/>
      <w:r w:rsidRPr="00967697">
        <w:t xml:space="preserve">This is to certify that the undersigned has reviewed and edited the manuscript of </w:t>
      </w:r>
      <w:r w:rsidRPr="00967697">
        <w:rPr>
          <w:b/>
          <w:bCs/>
        </w:rPr>
        <w:t>CARILLO, JOHN ANDREI; GADIANO, NORIEL S.; and RAZON, JOSHUA</w:t>
      </w:r>
      <w:r w:rsidRPr="00967697">
        <w:t>, entitled "</w:t>
      </w:r>
      <w:r w:rsidRPr="00967697">
        <w:rPr>
          <w:b/>
          <w:bCs/>
        </w:rPr>
        <w:t>A.E.G.I.S.: AI-ENHANCED GRANT INFORMATION SYSTEM WITH DOCUMENT FORENSICS AND AUTOMATED NOTIFICATION FOR THE OFFICE OF STUDENT AFFAIRS</w:t>
      </w:r>
      <w:r w:rsidRPr="00967697">
        <w:t>". This further certifies that the scope of editing is for proper English language, grammar, punctuation, spelling, and overall writing style.</w:t>
      </w:r>
    </w:p>
    <w:p w14:paraId="395ADE4E" w14:textId="77777777" w:rsidR="008335FC" w:rsidRPr="00967697" w:rsidRDefault="008335FC">
      <w:pPr>
        <w:jc w:val="center"/>
      </w:pPr>
    </w:p>
    <w:p w14:paraId="6E0F3139" w14:textId="77777777" w:rsidR="008335FC" w:rsidRPr="00967697" w:rsidRDefault="00073209">
      <w:pPr>
        <w:jc w:val="center"/>
      </w:pPr>
      <w:r w:rsidRPr="00967697">
        <w:t>Issued this ______ day of _____________, 2026, at Science City of Muñoz, Nueva Ecija.</w:t>
      </w:r>
    </w:p>
    <w:p w14:paraId="57E03E35" w14:textId="77777777" w:rsidR="008335FC" w:rsidRPr="00967697" w:rsidRDefault="008335FC">
      <w:pPr>
        <w:spacing w:line="480" w:lineRule="auto"/>
        <w:jc w:val="center"/>
      </w:pPr>
    </w:p>
    <w:p w14:paraId="50BF63AD" w14:textId="77777777" w:rsidR="008335FC" w:rsidRPr="00967697" w:rsidRDefault="008335FC">
      <w:pPr>
        <w:spacing w:line="480" w:lineRule="auto"/>
        <w:jc w:val="center"/>
      </w:pPr>
    </w:p>
    <w:p w14:paraId="595FB751" w14:textId="77777777" w:rsidR="008335FC" w:rsidRPr="00967697" w:rsidRDefault="00073209">
      <w:pPr>
        <w:spacing w:line="480" w:lineRule="auto"/>
        <w:jc w:val="center"/>
      </w:pPr>
      <w:r w:rsidRPr="00967697">
        <w:t>________________________________</w:t>
      </w:r>
    </w:p>
    <w:p w14:paraId="4808859A" w14:textId="77777777" w:rsidR="008335FC" w:rsidRPr="00967697" w:rsidRDefault="00073209">
      <w:pPr>
        <w:spacing w:line="480" w:lineRule="auto"/>
        <w:jc w:val="center"/>
      </w:pPr>
      <w:r w:rsidRPr="00967697">
        <w:rPr>
          <w:b/>
          <w:bCs/>
        </w:rPr>
        <w:t>FULL NAME OF CRITIC</w:t>
      </w:r>
    </w:p>
    <w:p w14:paraId="09FA435C" w14:textId="77777777" w:rsidR="008335FC" w:rsidRPr="00967697" w:rsidRDefault="00073209">
      <w:pPr>
        <w:spacing w:line="480" w:lineRule="auto"/>
        <w:jc w:val="center"/>
      </w:pPr>
      <w:r w:rsidRPr="00967697">
        <w:t>Position/Designation</w:t>
      </w:r>
    </w:p>
    <w:p w14:paraId="60F6CECD" w14:textId="77777777" w:rsidR="008335FC" w:rsidRPr="00967697" w:rsidRDefault="00073209">
      <w:pPr>
        <w:spacing w:line="480" w:lineRule="auto"/>
        <w:jc w:val="center"/>
      </w:pPr>
      <w:r w:rsidRPr="00967697">
        <w:t>Name of Institution/School</w:t>
      </w:r>
    </w:p>
    <w:p w14:paraId="77687905" w14:textId="77777777" w:rsidR="008335FC" w:rsidRPr="00967697" w:rsidRDefault="008335FC"/>
    <w:p w14:paraId="7DF799E4" w14:textId="77777777" w:rsidR="008335FC" w:rsidRPr="00967697" w:rsidRDefault="008335FC">
      <w:pPr>
        <w:spacing w:after="200" w:line="480" w:lineRule="auto"/>
        <w:ind w:firstLine="720"/>
        <w:jc w:val="both"/>
      </w:pPr>
    </w:p>
    <w:p w14:paraId="1ED7C162" w14:textId="77777777" w:rsidR="008335FC" w:rsidRPr="00967697" w:rsidRDefault="00073209">
      <w:pPr>
        <w:spacing w:after="200" w:line="480" w:lineRule="auto"/>
        <w:jc w:val="both"/>
        <w:rPr>
          <w:b/>
          <w:bCs/>
        </w:rPr>
      </w:pPr>
      <w:r w:rsidRPr="00967697">
        <w:rPr>
          <w:b/>
          <w:bCs/>
        </w:rPr>
        <w:t xml:space="preserve"> </w:t>
      </w:r>
    </w:p>
    <w:p w14:paraId="56228253" w14:textId="77777777" w:rsidR="008335FC" w:rsidRPr="00967697" w:rsidRDefault="00073209">
      <w:pPr>
        <w:rPr>
          <w:b/>
          <w:bCs/>
        </w:rPr>
      </w:pPr>
      <w:r w:rsidRPr="00967697">
        <w:br w:type="page"/>
      </w:r>
    </w:p>
    <w:p w14:paraId="04EE8D10" w14:textId="77777777" w:rsidR="008335FC" w:rsidRPr="00967697" w:rsidRDefault="00073209">
      <w:pPr>
        <w:spacing w:after="200" w:line="480" w:lineRule="auto"/>
        <w:jc w:val="center"/>
        <w:rPr>
          <w:b/>
          <w:bCs/>
        </w:rPr>
      </w:pPr>
      <w:r w:rsidRPr="00967697">
        <w:rPr>
          <w:b/>
          <w:bCs/>
        </w:rPr>
        <w:lastRenderedPageBreak/>
        <w:t>ABSTRACT</w:t>
      </w:r>
    </w:p>
    <w:p w14:paraId="4EA6494C" w14:textId="77777777" w:rsidR="008335FC" w:rsidRPr="00967697" w:rsidRDefault="00073209">
      <w:pPr>
        <w:spacing w:after="200" w:line="480" w:lineRule="auto"/>
        <w:ind w:firstLine="720"/>
        <w:jc w:val="both"/>
      </w:pPr>
      <w:r w:rsidRPr="00967697">
        <w:t>The Office of Student Affairs (OSA) of Central Luzon State University (CLSU) currently administers multiple government-funded scholarship programs through a manual, paper-based workflow. This approach has resulted in persistent operational problems, including disorganized record management, slow application processing, vulnerability to fraudulent document submissions, unreliable communication with applicants, and the absence of timely compliance reporting. These limitations hinder the OSA's ability to manage scholarship programs efficiently and securely, particularly as the volume of applicants continues to increase each academic year.</w:t>
      </w:r>
    </w:p>
    <w:p w14:paraId="5C56C213" w14:textId="77777777" w:rsidR="008335FC" w:rsidRPr="00967697" w:rsidRDefault="00073209">
      <w:pPr>
        <w:spacing w:after="200" w:line="480" w:lineRule="auto"/>
        <w:ind w:firstLine="720"/>
        <w:jc w:val="both"/>
      </w:pPr>
      <w:r w:rsidRPr="00967697">
        <w:t>Hence, to address these issues, a web-based scholarship management system, A.E.G.I.S. (AI-Enhanced Grant Information System), is proposed for the CLSU OSA. The system will provide a centralized digital platform for managing scholarship applications from submission to approval. It will feature an online student application portal, an AI-powered module for verifying document authenticity, an automated email notification system, and an administrative reporting interface. The document verification component will serve as an additional layer of security to help OSA staff detect potentially altered Certificates of Grades submitted by applicants. The system will be evaluated through User Acceptance Testing with OSA personnel using the ISO/IEC 25010 software quality standard. A.E.G.I.S. is expected to reduce manual workload, improve the integrity of the scholarship process, and support the OSA's compliance with national directives on digital government service delivery.</w:t>
      </w:r>
    </w:p>
    <w:p w14:paraId="07602819" w14:textId="77777777" w:rsidR="008335FC" w:rsidRPr="00967697" w:rsidRDefault="008335FC">
      <w:pPr>
        <w:spacing w:after="200" w:line="480" w:lineRule="auto"/>
        <w:ind w:firstLine="720"/>
        <w:jc w:val="both"/>
      </w:pPr>
    </w:p>
    <w:p w14:paraId="0EEF0EB8" w14:textId="77777777" w:rsidR="008335FC" w:rsidRPr="00967697" w:rsidRDefault="00073209">
      <w:pPr>
        <w:spacing w:after="200"/>
        <w:rPr>
          <w:b/>
          <w:bCs/>
        </w:rPr>
      </w:pPr>
      <w:r w:rsidRPr="00967697">
        <w:br w:type="page"/>
      </w:r>
      <w:r w:rsidRPr="00967697">
        <w:rPr>
          <w:b/>
          <w:bCs/>
        </w:rPr>
        <w:lastRenderedPageBreak/>
        <w:t>TABLE OF CONTENTS</w:t>
      </w:r>
    </w:p>
    <w:p w14:paraId="04144ED6" w14:textId="77777777" w:rsidR="008335FC" w:rsidRPr="00967697" w:rsidRDefault="00073209">
      <w:r w:rsidRPr="00967697">
        <w:rPr>
          <w:b/>
          <w:bCs/>
        </w:rPr>
        <w:t>TITLE PAGE</w:t>
      </w:r>
      <w:r w:rsidRPr="00967697">
        <w:t xml:space="preserve"> .................................................................................................................... </w:t>
      </w:r>
      <w:proofErr w:type="spellStart"/>
      <w:r w:rsidRPr="00967697">
        <w:t>i</w:t>
      </w:r>
      <w:proofErr w:type="spellEnd"/>
      <w:r w:rsidRPr="00967697">
        <w:t xml:space="preserve"> </w:t>
      </w:r>
      <w:r w:rsidRPr="00967697">
        <w:rPr>
          <w:b/>
          <w:bCs/>
        </w:rPr>
        <w:t>DISCLAIMER</w:t>
      </w:r>
      <w:r w:rsidRPr="00967697">
        <w:t xml:space="preserve"> ................................................................................................................. ii </w:t>
      </w:r>
    </w:p>
    <w:p w14:paraId="1A211EBE" w14:textId="77777777" w:rsidR="008335FC" w:rsidRPr="00967697" w:rsidRDefault="00073209">
      <w:r w:rsidRPr="00967697">
        <w:rPr>
          <w:b/>
          <w:bCs/>
        </w:rPr>
        <w:t>APPROVAL SHEET</w:t>
      </w:r>
      <w:r w:rsidRPr="00967697">
        <w:t>……………………………………………………………………iii</w:t>
      </w:r>
    </w:p>
    <w:p w14:paraId="03A51EF1" w14:textId="77777777" w:rsidR="008335FC" w:rsidRPr="00967697" w:rsidRDefault="00073209">
      <w:pPr>
        <w:rPr>
          <w:b/>
          <w:bCs/>
        </w:rPr>
      </w:pPr>
      <w:r w:rsidRPr="00967697">
        <w:rPr>
          <w:b/>
          <w:bCs/>
        </w:rPr>
        <w:t>MANUSCRIPT PROOFREADING</w:t>
      </w:r>
      <w:r w:rsidRPr="00967697">
        <w:t>……………………………….………………</w:t>
      </w:r>
      <w:proofErr w:type="gramStart"/>
      <w:r w:rsidRPr="00967697">
        <w:t>…..</w:t>
      </w:r>
      <w:proofErr w:type="gramEnd"/>
      <w:r w:rsidRPr="00967697">
        <w:t>iv</w:t>
      </w:r>
    </w:p>
    <w:p w14:paraId="70A0B4B3" w14:textId="77777777" w:rsidR="008335FC" w:rsidRPr="00967697" w:rsidRDefault="00073209">
      <w:r w:rsidRPr="00967697">
        <w:rPr>
          <w:b/>
          <w:bCs/>
        </w:rPr>
        <w:t>ABSTRACT</w:t>
      </w:r>
      <w:r w:rsidRPr="00967697">
        <w:t xml:space="preserve"> .......................................................................................................................v  </w:t>
      </w:r>
    </w:p>
    <w:p w14:paraId="60413D39" w14:textId="77777777" w:rsidR="008335FC" w:rsidRPr="00967697" w:rsidRDefault="00073209">
      <w:r w:rsidRPr="00967697">
        <w:rPr>
          <w:b/>
          <w:bCs/>
        </w:rPr>
        <w:t>TABLE OF CONTENTS</w:t>
      </w:r>
      <w:r w:rsidRPr="00967697">
        <w:t xml:space="preserve"> ............................................................................................... vi         </w:t>
      </w:r>
    </w:p>
    <w:p w14:paraId="41D699D6" w14:textId="77777777" w:rsidR="008335FC" w:rsidRPr="00967697" w:rsidRDefault="00073209">
      <w:r w:rsidRPr="00967697">
        <w:rPr>
          <w:b/>
          <w:bCs/>
        </w:rPr>
        <w:t>LIST OF TABLES</w:t>
      </w:r>
      <w:r w:rsidRPr="00967697">
        <w:t xml:space="preserve"> ..........................................................................................................vii          </w:t>
      </w:r>
    </w:p>
    <w:p w14:paraId="60D87052" w14:textId="77777777" w:rsidR="008335FC" w:rsidRPr="00967697" w:rsidRDefault="00073209">
      <w:r w:rsidRPr="00967697">
        <w:rPr>
          <w:b/>
          <w:bCs/>
        </w:rPr>
        <w:t>LIST OF FIGURES</w:t>
      </w:r>
      <w:r w:rsidRPr="00967697">
        <w:t xml:space="preserve"> ...................................................................................................... viii</w:t>
      </w:r>
    </w:p>
    <w:sdt>
      <w:sdtPr>
        <w:id w:val="-1742769242"/>
        <w:docPartObj>
          <w:docPartGallery w:val="Table of Contents"/>
          <w:docPartUnique/>
        </w:docPartObj>
      </w:sdtPr>
      <w:sdtEndPr/>
      <w:sdtContent>
        <w:p w14:paraId="6A59E1DD" w14:textId="77777777" w:rsidR="008335FC" w:rsidRPr="00967697" w:rsidRDefault="00073209">
          <w:pPr>
            <w:pBdr>
              <w:top w:val="nil"/>
              <w:left w:val="nil"/>
              <w:bottom w:val="nil"/>
              <w:right w:val="nil"/>
              <w:between w:val="nil"/>
            </w:pBdr>
            <w:tabs>
              <w:tab w:val="right" w:pos="8630"/>
            </w:tabs>
            <w:spacing w:after="100"/>
            <w:rPr>
              <w:rFonts w:eastAsia="Cambria"/>
              <w:color w:val="000000"/>
              <w:sz w:val="22"/>
              <w:szCs w:val="22"/>
            </w:rPr>
          </w:pPr>
          <w:r w:rsidRPr="00967697">
            <w:fldChar w:fldCharType="begin"/>
          </w:r>
          <w:r w:rsidRPr="00967697">
            <w:instrText xml:space="preserve"> TOC \h \u \z \t "Heading 1,1,Heading 2,2,Heading 3,3,"</w:instrText>
          </w:r>
          <w:r w:rsidRPr="00967697">
            <w:fldChar w:fldCharType="separate"/>
          </w:r>
          <w:hyperlink w:anchor="_xv2ndi43z8g8">
            <w:r w:rsidRPr="00967697">
              <w:rPr>
                <w:b/>
                <w:bCs/>
                <w:color w:val="000000"/>
              </w:rPr>
              <w:t>CHAPTER I</w:t>
            </w:r>
            <w:r w:rsidRPr="00967697">
              <w:rPr>
                <w:b/>
                <w:bCs/>
                <w:color w:val="000000"/>
              </w:rPr>
              <w:tab/>
              <w:t>1</w:t>
            </w:r>
          </w:hyperlink>
        </w:p>
        <w:p w14:paraId="153AC097" w14:textId="77777777" w:rsidR="008335FC" w:rsidRPr="00967697" w:rsidRDefault="00285450">
          <w:pPr>
            <w:pBdr>
              <w:top w:val="nil"/>
              <w:left w:val="nil"/>
              <w:bottom w:val="nil"/>
              <w:right w:val="nil"/>
              <w:between w:val="nil"/>
            </w:pBdr>
            <w:tabs>
              <w:tab w:val="right" w:leader="dot" w:pos="8630"/>
            </w:tabs>
            <w:spacing w:after="100"/>
            <w:ind w:left="240"/>
            <w:rPr>
              <w:rFonts w:eastAsia="Cambria"/>
              <w:color w:val="000000"/>
              <w:sz w:val="22"/>
              <w:szCs w:val="22"/>
            </w:rPr>
          </w:pPr>
          <w:hyperlink w:anchor="_efq3djwr7qxz">
            <w:r w:rsidR="00073209" w:rsidRPr="00967697">
              <w:rPr>
                <w:color w:val="000000"/>
              </w:rPr>
              <w:t>INTRODUCTION</w:t>
            </w:r>
            <w:r w:rsidR="00073209" w:rsidRPr="00967697">
              <w:rPr>
                <w:color w:val="000000"/>
              </w:rPr>
              <w:tab/>
              <w:t>1</w:t>
            </w:r>
          </w:hyperlink>
        </w:p>
        <w:p w14:paraId="09FB2A83" w14:textId="77777777" w:rsidR="008335FC" w:rsidRPr="00967697" w:rsidRDefault="00285450">
          <w:pPr>
            <w:pBdr>
              <w:top w:val="nil"/>
              <w:left w:val="nil"/>
              <w:bottom w:val="nil"/>
              <w:right w:val="nil"/>
              <w:between w:val="nil"/>
            </w:pBdr>
            <w:tabs>
              <w:tab w:val="right" w:leader="dot" w:pos="8630"/>
            </w:tabs>
            <w:spacing w:after="100"/>
            <w:ind w:left="480"/>
            <w:rPr>
              <w:rFonts w:eastAsia="Cambria"/>
              <w:color w:val="000000"/>
              <w:sz w:val="22"/>
              <w:szCs w:val="22"/>
            </w:rPr>
          </w:pPr>
          <w:hyperlink w:anchor="_4e81rfc6y18j">
            <w:r w:rsidR="00073209" w:rsidRPr="00967697">
              <w:rPr>
                <w:color w:val="000000"/>
              </w:rPr>
              <w:t>Background of the Study</w:t>
            </w:r>
            <w:r w:rsidR="00073209" w:rsidRPr="00967697">
              <w:rPr>
                <w:color w:val="000000"/>
              </w:rPr>
              <w:tab/>
              <w:t>1</w:t>
            </w:r>
          </w:hyperlink>
        </w:p>
        <w:p w14:paraId="039AAC46" w14:textId="77777777" w:rsidR="008335FC" w:rsidRPr="00967697" w:rsidRDefault="00285450">
          <w:pPr>
            <w:pBdr>
              <w:top w:val="nil"/>
              <w:left w:val="nil"/>
              <w:bottom w:val="nil"/>
              <w:right w:val="nil"/>
              <w:between w:val="nil"/>
            </w:pBdr>
            <w:tabs>
              <w:tab w:val="right" w:leader="dot" w:pos="8630"/>
            </w:tabs>
            <w:spacing w:after="100"/>
            <w:ind w:left="480"/>
            <w:rPr>
              <w:rFonts w:eastAsia="Cambria"/>
              <w:color w:val="000000"/>
              <w:sz w:val="22"/>
              <w:szCs w:val="22"/>
            </w:rPr>
          </w:pPr>
          <w:hyperlink w:anchor="_5iq3cqm184m9">
            <w:r w:rsidR="00073209" w:rsidRPr="00967697">
              <w:rPr>
                <w:color w:val="000000"/>
              </w:rPr>
              <w:t>Company/Client Profile</w:t>
            </w:r>
            <w:r w:rsidR="00073209" w:rsidRPr="00967697">
              <w:rPr>
                <w:color w:val="000000"/>
              </w:rPr>
              <w:tab/>
              <w:t>2</w:t>
            </w:r>
          </w:hyperlink>
        </w:p>
        <w:p w14:paraId="5FCFB43F" w14:textId="77777777" w:rsidR="008335FC" w:rsidRPr="00967697" w:rsidRDefault="00285450">
          <w:pPr>
            <w:pBdr>
              <w:top w:val="nil"/>
              <w:left w:val="nil"/>
              <w:bottom w:val="nil"/>
              <w:right w:val="nil"/>
              <w:between w:val="nil"/>
            </w:pBdr>
            <w:tabs>
              <w:tab w:val="right" w:leader="dot" w:pos="8630"/>
            </w:tabs>
            <w:spacing w:after="100"/>
            <w:ind w:left="240"/>
            <w:rPr>
              <w:rFonts w:eastAsia="Cambria"/>
              <w:color w:val="000000"/>
              <w:sz w:val="22"/>
              <w:szCs w:val="22"/>
            </w:rPr>
          </w:pPr>
          <w:hyperlink w:anchor="_dpaxn0o719he">
            <w:r w:rsidR="00073209" w:rsidRPr="00967697">
              <w:rPr>
                <w:color w:val="000000"/>
              </w:rPr>
              <w:t>STATEMENT OF THE PROBLEM</w:t>
            </w:r>
            <w:r w:rsidR="00073209" w:rsidRPr="00967697">
              <w:rPr>
                <w:color w:val="000000"/>
              </w:rPr>
              <w:tab/>
              <w:t>2</w:t>
            </w:r>
          </w:hyperlink>
        </w:p>
        <w:p w14:paraId="3E42C548" w14:textId="77777777" w:rsidR="008335FC" w:rsidRPr="00967697" w:rsidRDefault="00285450">
          <w:pPr>
            <w:pBdr>
              <w:top w:val="nil"/>
              <w:left w:val="nil"/>
              <w:bottom w:val="nil"/>
              <w:right w:val="nil"/>
              <w:between w:val="nil"/>
            </w:pBdr>
            <w:tabs>
              <w:tab w:val="right" w:leader="dot" w:pos="8630"/>
            </w:tabs>
            <w:spacing w:after="100"/>
            <w:ind w:left="480"/>
            <w:rPr>
              <w:rFonts w:eastAsia="Cambria"/>
              <w:color w:val="000000"/>
              <w:sz w:val="22"/>
              <w:szCs w:val="22"/>
            </w:rPr>
          </w:pPr>
          <w:hyperlink w:anchor="_jyv05xd9rbne">
            <w:r w:rsidR="00073209" w:rsidRPr="00967697">
              <w:rPr>
                <w:color w:val="000000"/>
              </w:rPr>
              <w:t>Specific Problems</w:t>
            </w:r>
            <w:r w:rsidR="00073209" w:rsidRPr="00967697">
              <w:rPr>
                <w:color w:val="000000"/>
              </w:rPr>
              <w:tab/>
              <w:t>2</w:t>
            </w:r>
          </w:hyperlink>
        </w:p>
        <w:p w14:paraId="22972051" w14:textId="77777777" w:rsidR="008335FC" w:rsidRPr="00967697" w:rsidRDefault="00285450">
          <w:pPr>
            <w:pBdr>
              <w:top w:val="nil"/>
              <w:left w:val="nil"/>
              <w:bottom w:val="nil"/>
              <w:right w:val="nil"/>
              <w:between w:val="nil"/>
            </w:pBdr>
            <w:tabs>
              <w:tab w:val="right" w:leader="dot" w:pos="8630"/>
            </w:tabs>
            <w:spacing w:after="100"/>
            <w:ind w:left="240"/>
            <w:rPr>
              <w:rFonts w:eastAsia="Cambria"/>
              <w:color w:val="000000"/>
              <w:sz w:val="22"/>
              <w:szCs w:val="22"/>
            </w:rPr>
          </w:pPr>
          <w:hyperlink w:anchor="_n186v24pbh24">
            <w:r w:rsidR="00073209" w:rsidRPr="00967697">
              <w:rPr>
                <w:color w:val="000000"/>
              </w:rPr>
              <w:t>OBJECTIVES</w:t>
            </w:r>
            <w:r w:rsidR="00073209" w:rsidRPr="00967697">
              <w:rPr>
                <w:color w:val="000000"/>
              </w:rPr>
              <w:tab/>
              <w:t>3</w:t>
            </w:r>
          </w:hyperlink>
        </w:p>
        <w:p w14:paraId="1ABF9001" w14:textId="77777777" w:rsidR="008335FC" w:rsidRPr="00967697" w:rsidRDefault="00285450">
          <w:pPr>
            <w:pBdr>
              <w:top w:val="nil"/>
              <w:left w:val="nil"/>
              <w:bottom w:val="nil"/>
              <w:right w:val="nil"/>
              <w:between w:val="nil"/>
            </w:pBdr>
            <w:tabs>
              <w:tab w:val="right" w:leader="dot" w:pos="8630"/>
            </w:tabs>
            <w:spacing w:after="100"/>
            <w:ind w:left="480"/>
            <w:rPr>
              <w:rFonts w:eastAsia="Cambria"/>
              <w:color w:val="000000"/>
              <w:sz w:val="22"/>
              <w:szCs w:val="22"/>
            </w:rPr>
          </w:pPr>
          <w:hyperlink w:anchor="_9krn5bvra4tg">
            <w:r w:rsidR="00073209" w:rsidRPr="00967697">
              <w:rPr>
                <w:color w:val="000000"/>
              </w:rPr>
              <w:t>General Objective</w:t>
            </w:r>
            <w:r w:rsidR="00073209" w:rsidRPr="00967697">
              <w:rPr>
                <w:color w:val="000000"/>
              </w:rPr>
              <w:tab/>
              <w:t>3</w:t>
            </w:r>
          </w:hyperlink>
        </w:p>
        <w:p w14:paraId="42044244" w14:textId="77777777" w:rsidR="008335FC" w:rsidRPr="00967697" w:rsidRDefault="00285450">
          <w:pPr>
            <w:pBdr>
              <w:top w:val="nil"/>
              <w:left w:val="nil"/>
              <w:bottom w:val="nil"/>
              <w:right w:val="nil"/>
              <w:between w:val="nil"/>
            </w:pBdr>
            <w:tabs>
              <w:tab w:val="right" w:leader="dot" w:pos="8630"/>
            </w:tabs>
            <w:spacing w:after="100"/>
            <w:ind w:left="480"/>
            <w:rPr>
              <w:rFonts w:eastAsia="Cambria"/>
              <w:color w:val="000000"/>
              <w:sz w:val="22"/>
              <w:szCs w:val="22"/>
            </w:rPr>
          </w:pPr>
          <w:hyperlink w:anchor="_6gxnl6fzf7u9">
            <w:r w:rsidR="00073209" w:rsidRPr="00967697">
              <w:rPr>
                <w:color w:val="000000"/>
              </w:rPr>
              <w:t>Specific Objectives</w:t>
            </w:r>
            <w:r w:rsidR="00073209" w:rsidRPr="00967697">
              <w:rPr>
                <w:color w:val="000000"/>
              </w:rPr>
              <w:tab/>
              <w:t>3</w:t>
            </w:r>
          </w:hyperlink>
        </w:p>
        <w:p w14:paraId="386F049E" w14:textId="77777777" w:rsidR="008335FC" w:rsidRPr="00967697" w:rsidRDefault="00285450">
          <w:pPr>
            <w:pBdr>
              <w:top w:val="nil"/>
              <w:left w:val="nil"/>
              <w:bottom w:val="nil"/>
              <w:right w:val="nil"/>
              <w:between w:val="nil"/>
            </w:pBdr>
            <w:tabs>
              <w:tab w:val="right" w:leader="dot" w:pos="8630"/>
            </w:tabs>
            <w:spacing w:after="100"/>
            <w:ind w:left="240"/>
            <w:rPr>
              <w:rFonts w:eastAsia="Cambria"/>
              <w:color w:val="000000"/>
              <w:sz w:val="22"/>
              <w:szCs w:val="22"/>
            </w:rPr>
          </w:pPr>
          <w:hyperlink w:anchor="_2ifwqqi416d9">
            <w:r w:rsidR="00073209" w:rsidRPr="00967697">
              <w:rPr>
                <w:color w:val="000000"/>
              </w:rPr>
              <w:t>SCOPE AND LIMITATIONS</w:t>
            </w:r>
            <w:r w:rsidR="00073209" w:rsidRPr="00967697">
              <w:rPr>
                <w:color w:val="000000"/>
              </w:rPr>
              <w:tab/>
              <w:t>4</w:t>
            </w:r>
          </w:hyperlink>
        </w:p>
        <w:p w14:paraId="1610FA0B" w14:textId="77777777" w:rsidR="008335FC" w:rsidRPr="00967697" w:rsidRDefault="00285450">
          <w:pPr>
            <w:pBdr>
              <w:top w:val="nil"/>
              <w:left w:val="nil"/>
              <w:bottom w:val="nil"/>
              <w:right w:val="nil"/>
              <w:between w:val="nil"/>
            </w:pBdr>
            <w:tabs>
              <w:tab w:val="right" w:leader="dot" w:pos="8630"/>
            </w:tabs>
            <w:spacing w:after="100"/>
            <w:ind w:left="480"/>
            <w:rPr>
              <w:rFonts w:eastAsia="Cambria"/>
              <w:color w:val="000000"/>
              <w:sz w:val="22"/>
              <w:szCs w:val="22"/>
            </w:rPr>
          </w:pPr>
          <w:hyperlink w:anchor="_l7o9ixybxbm1">
            <w:r w:rsidR="00073209" w:rsidRPr="00967697">
              <w:rPr>
                <w:color w:val="000000"/>
              </w:rPr>
              <w:t>Scope</w:t>
            </w:r>
            <w:r w:rsidR="00073209" w:rsidRPr="00967697">
              <w:rPr>
                <w:color w:val="000000"/>
              </w:rPr>
              <w:tab/>
              <w:t>4</w:t>
            </w:r>
          </w:hyperlink>
        </w:p>
        <w:p w14:paraId="245526E7" w14:textId="77777777" w:rsidR="008335FC" w:rsidRPr="00967697" w:rsidRDefault="00285450">
          <w:pPr>
            <w:pBdr>
              <w:top w:val="nil"/>
              <w:left w:val="nil"/>
              <w:bottom w:val="nil"/>
              <w:right w:val="nil"/>
              <w:between w:val="nil"/>
            </w:pBdr>
            <w:tabs>
              <w:tab w:val="right" w:leader="dot" w:pos="8630"/>
            </w:tabs>
            <w:spacing w:after="100"/>
            <w:ind w:left="480"/>
            <w:rPr>
              <w:rFonts w:eastAsia="Cambria"/>
              <w:color w:val="000000"/>
              <w:sz w:val="22"/>
              <w:szCs w:val="22"/>
            </w:rPr>
          </w:pPr>
          <w:hyperlink w:anchor="_qepwvpzce8ki">
            <w:r w:rsidR="00073209" w:rsidRPr="00967697">
              <w:rPr>
                <w:color w:val="000000"/>
              </w:rPr>
              <w:t>Limitations</w:t>
            </w:r>
            <w:r w:rsidR="00073209" w:rsidRPr="00967697">
              <w:rPr>
                <w:color w:val="000000"/>
              </w:rPr>
              <w:tab/>
              <w:t>5</w:t>
            </w:r>
          </w:hyperlink>
        </w:p>
        <w:p w14:paraId="71C23A84" w14:textId="77777777" w:rsidR="008335FC" w:rsidRPr="00967697" w:rsidRDefault="00285450">
          <w:pPr>
            <w:pBdr>
              <w:top w:val="nil"/>
              <w:left w:val="nil"/>
              <w:bottom w:val="nil"/>
              <w:right w:val="nil"/>
              <w:between w:val="nil"/>
            </w:pBdr>
            <w:tabs>
              <w:tab w:val="right" w:leader="dot" w:pos="8630"/>
            </w:tabs>
            <w:spacing w:after="100"/>
            <w:ind w:left="240"/>
            <w:rPr>
              <w:rFonts w:eastAsia="Cambria"/>
              <w:color w:val="000000"/>
              <w:sz w:val="22"/>
              <w:szCs w:val="22"/>
            </w:rPr>
          </w:pPr>
          <w:hyperlink w:anchor="_karhrge2z3l4">
            <w:r w:rsidR="00073209" w:rsidRPr="00967697">
              <w:rPr>
                <w:color w:val="000000"/>
              </w:rPr>
              <w:t>SIGNIFICANCE OF THE STUDY</w:t>
            </w:r>
            <w:r w:rsidR="00073209" w:rsidRPr="00967697">
              <w:rPr>
                <w:color w:val="000000"/>
              </w:rPr>
              <w:tab/>
              <w:t>5</w:t>
            </w:r>
          </w:hyperlink>
        </w:p>
        <w:p w14:paraId="434BC88C" w14:textId="77777777" w:rsidR="008335FC" w:rsidRPr="00967697" w:rsidRDefault="00285450">
          <w:pPr>
            <w:pBdr>
              <w:top w:val="nil"/>
              <w:left w:val="nil"/>
              <w:bottom w:val="nil"/>
              <w:right w:val="nil"/>
              <w:between w:val="nil"/>
            </w:pBdr>
            <w:tabs>
              <w:tab w:val="right" w:leader="dot" w:pos="8630"/>
            </w:tabs>
            <w:spacing w:after="100"/>
            <w:ind w:left="240"/>
            <w:rPr>
              <w:rFonts w:eastAsia="Cambria"/>
              <w:color w:val="000000"/>
              <w:sz w:val="22"/>
              <w:szCs w:val="22"/>
            </w:rPr>
          </w:pPr>
          <w:hyperlink w:anchor="_4cfqye8ubjzg">
            <w:r w:rsidR="00073209" w:rsidRPr="00967697">
              <w:rPr>
                <w:color w:val="000000"/>
              </w:rPr>
              <w:t>DEFINITION OF TERMS</w:t>
            </w:r>
            <w:r w:rsidR="00073209" w:rsidRPr="00967697">
              <w:rPr>
                <w:color w:val="000000"/>
              </w:rPr>
              <w:tab/>
              <w:t>6</w:t>
            </w:r>
          </w:hyperlink>
        </w:p>
        <w:p w14:paraId="4D598098" w14:textId="77777777" w:rsidR="008335FC" w:rsidRPr="00967697" w:rsidRDefault="00285450">
          <w:pPr>
            <w:pBdr>
              <w:top w:val="nil"/>
              <w:left w:val="nil"/>
              <w:bottom w:val="nil"/>
              <w:right w:val="nil"/>
              <w:between w:val="nil"/>
            </w:pBdr>
            <w:tabs>
              <w:tab w:val="right" w:pos="8630"/>
            </w:tabs>
            <w:spacing w:after="100"/>
            <w:rPr>
              <w:rFonts w:eastAsia="Cambria"/>
              <w:color w:val="000000"/>
              <w:sz w:val="22"/>
              <w:szCs w:val="22"/>
            </w:rPr>
          </w:pPr>
          <w:hyperlink w:anchor="_92udpx49lkm9">
            <w:r w:rsidR="00073209" w:rsidRPr="00967697">
              <w:rPr>
                <w:b/>
                <w:bCs/>
                <w:color w:val="000000"/>
              </w:rPr>
              <w:t>CHAPTER II</w:t>
            </w:r>
            <w:r w:rsidR="00073209" w:rsidRPr="00967697">
              <w:rPr>
                <w:b/>
                <w:bCs/>
                <w:color w:val="000000"/>
              </w:rPr>
              <w:tab/>
              <w:t>8</w:t>
            </w:r>
          </w:hyperlink>
        </w:p>
        <w:p w14:paraId="7DA729F9" w14:textId="77777777" w:rsidR="008335FC" w:rsidRPr="00967697" w:rsidRDefault="00285450">
          <w:pPr>
            <w:pBdr>
              <w:top w:val="nil"/>
              <w:left w:val="nil"/>
              <w:bottom w:val="nil"/>
              <w:right w:val="nil"/>
              <w:between w:val="nil"/>
            </w:pBdr>
            <w:tabs>
              <w:tab w:val="right" w:leader="dot" w:pos="8630"/>
            </w:tabs>
            <w:spacing w:after="100"/>
            <w:ind w:left="240"/>
            <w:rPr>
              <w:rFonts w:eastAsia="Cambria"/>
              <w:color w:val="000000"/>
              <w:sz w:val="22"/>
              <w:szCs w:val="22"/>
            </w:rPr>
          </w:pPr>
          <w:hyperlink w:anchor="_qofz6lv6cmr2">
            <w:r w:rsidR="00073209" w:rsidRPr="00967697">
              <w:rPr>
                <w:color w:val="000000"/>
              </w:rPr>
              <w:t>REVIEW OF RELATED LITERATURE AND EXISTING ALTERNATIVES</w:t>
            </w:r>
            <w:r w:rsidR="00073209" w:rsidRPr="00967697">
              <w:rPr>
                <w:color w:val="000000"/>
              </w:rPr>
              <w:tab/>
              <w:t>8</w:t>
            </w:r>
          </w:hyperlink>
        </w:p>
        <w:p w14:paraId="11021EBC" w14:textId="77777777" w:rsidR="008335FC" w:rsidRPr="00967697" w:rsidRDefault="00285450">
          <w:pPr>
            <w:pBdr>
              <w:top w:val="nil"/>
              <w:left w:val="nil"/>
              <w:bottom w:val="nil"/>
              <w:right w:val="nil"/>
              <w:between w:val="nil"/>
            </w:pBdr>
            <w:tabs>
              <w:tab w:val="right" w:pos="8630"/>
            </w:tabs>
            <w:spacing w:after="100"/>
            <w:rPr>
              <w:rFonts w:eastAsia="Cambria"/>
              <w:color w:val="000000"/>
              <w:sz w:val="22"/>
              <w:szCs w:val="22"/>
            </w:rPr>
          </w:pPr>
          <w:hyperlink w:anchor="_cneusu1v2pcm">
            <w:r w:rsidR="00073209" w:rsidRPr="00967697">
              <w:rPr>
                <w:b/>
                <w:bCs/>
                <w:color w:val="000000"/>
              </w:rPr>
              <w:t>CHAPTER III</w:t>
            </w:r>
            <w:r w:rsidR="00073209" w:rsidRPr="00967697">
              <w:rPr>
                <w:b/>
                <w:bCs/>
                <w:color w:val="000000"/>
              </w:rPr>
              <w:tab/>
              <w:t>19</w:t>
            </w:r>
          </w:hyperlink>
        </w:p>
        <w:p w14:paraId="1961CDB8" w14:textId="77777777" w:rsidR="008335FC" w:rsidRPr="002A5CF3" w:rsidRDefault="0066634F">
          <w:pPr>
            <w:pBdr>
              <w:top w:val="nil"/>
              <w:left w:val="nil"/>
              <w:bottom w:val="nil"/>
              <w:right w:val="nil"/>
              <w:between w:val="nil"/>
            </w:pBdr>
            <w:tabs>
              <w:tab w:val="right" w:pos="8630"/>
            </w:tabs>
            <w:spacing w:after="100"/>
            <w:rPr>
              <w:rFonts w:eastAsia="Cambria"/>
              <w:color w:val="000000"/>
              <w:sz w:val="22"/>
              <w:szCs w:val="22"/>
            </w:rPr>
          </w:pPr>
          <w:r w:rsidRPr="002A5CF3">
            <w:fldChar w:fldCharType="begin"/>
          </w:r>
          <w:r w:rsidRPr="002A5CF3">
            <w:instrText xml:space="preserve"> HYPERLINK \l "_xqtoc4ijk5n3" \h </w:instrText>
          </w:r>
          <w:r w:rsidRPr="002A5CF3">
            <w:rPr>
              <w:rPrChange w:id="33" w:author="DAISY CASIPIT" w:date="2026-05-14T10:01:00Z">
                <w:rPr>
                  <w:b/>
                  <w:bCs/>
                  <w:color w:val="000000"/>
                </w:rPr>
              </w:rPrChange>
            </w:rPr>
            <w:fldChar w:fldCharType="separate"/>
          </w:r>
          <w:r w:rsidR="00073209" w:rsidRPr="002A5CF3">
            <w:rPr>
              <w:color w:val="000000"/>
              <w:rPrChange w:id="34" w:author="DAISY CASIPIT" w:date="2026-05-14T10:01:00Z">
                <w:rPr>
                  <w:b/>
                  <w:bCs/>
                  <w:color w:val="000000"/>
                </w:rPr>
              </w:rPrChange>
            </w:rPr>
            <w:t>METHODOLOGY</w:t>
          </w:r>
          <w:r w:rsidR="00073209" w:rsidRPr="002A5CF3">
            <w:rPr>
              <w:color w:val="000000"/>
              <w:rPrChange w:id="35" w:author="DAISY CASIPIT" w:date="2026-05-14T10:01:00Z">
                <w:rPr>
                  <w:b/>
                  <w:bCs/>
                  <w:color w:val="000000"/>
                </w:rPr>
              </w:rPrChange>
            </w:rPr>
            <w:tab/>
            <w:t>19</w:t>
          </w:r>
          <w:r w:rsidRPr="002A5CF3">
            <w:rPr>
              <w:color w:val="000000"/>
              <w:rPrChange w:id="36" w:author="DAISY CASIPIT" w:date="2026-05-14T10:01:00Z">
                <w:rPr>
                  <w:b/>
                  <w:bCs/>
                  <w:color w:val="000000"/>
                </w:rPr>
              </w:rPrChange>
            </w:rPr>
            <w:fldChar w:fldCharType="end"/>
          </w:r>
        </w:p>
        <w:p w14:paraId="581DC0E4" w14:textId="77777777" w:rsidR="008335FC" w:rsidRPr="00967697" w:rsidRDefault="00285450">
          <w:pPr>
            <w:pBdr>
              <w:top w:val="nil"/>
              <w:left w:val="nil"/>
              <w:bottom w:val="nil"/>
              <w:right w:val="nil"/>
              <w:between w:val="nil"/>
            </w:pBdr>
            <w:tabs>
              <w:tab w:val="left" w:pos="660"/>
              <w:tab w:val="right" w:leader="dot" w:pos="8630"/>
            </w:tabs>
            <w:spacing w:after="100"/>
            <w:ind w:left="240"/>
            <w:rPr>
              <w:rFonts w:eastAsia="Cambria"/>
              <w:color w:val="000000"/>
              <w:sz w:val="22"/>
              <w:szCs w:val="22"/>
            </w:rPr>
          </w:pPr>
          <w:hyperlink w:anchor="_ji36rsg5noms">
            <w:r w:rsidR="00073209" w:rsidRPr="00967697">
              <w:rPr>
                <w:color w:val="000000"/>
              </w:rPr>
              <w:t>I.</w:t>
            </w:r>
          </w:hyperlink>
          <w:hyperlink w:anchor="_ji36rsg5noms">
            <w:r w:rsidR="00073209" w:rsidRPr="00967697">
              <w:rPr>
                <w:rFonts w:eastAsia="Cambria"/>
                <w:color w:val="000000"/>
                <w:sz w:val="22"/>
                <w:szCs w:val="22"/>
              </w:rPr>
              <w:tab/>
            </w:r>
          </w:hyperlink>
          <w:r w:rsidR="00073209" w:rsidRPr="00967697">
            <w:fldChar w:fldCharType="begin"/>
          </w:r>
          <w:r w:rsidR="00073209" w:rsidRPr="00967697">
            <w:instrText xml:space="preserve"> PAGEREF _ji36rsg5noms \h </w:instrText>
          </w:r>
          <w:r w:rsidR="00073209" w:rsidRPr="00967697">
            <w:fldChar w:fldCharType="separate"/>
          </w:r>
          <w:r w:rsidR="00073209" w:rsidRPr="00967697">
            <w:rPr>
              <w:color w:val="000000"/>
            </w:rPr>
            <w:t>Research Design</w:t>
          </w:r>
          <w:r w:rsidR="00073209" w:rsidRPr="00967697">
            <w:rPr>
              <w:color w:val="000000"/>
            </w:rPr>
            <w:tab/>
            <w:t>19</w:t>
          </w:r>
          <w:r w:rsidR="00073209" w:rsidRPr="00967697">
            <w:fldChar w:fldCharType="end"/>
          </w:r>
        </w:p>
        <w:p w14:paraId="087DDBC0" w14:textId="77777777" w:rsidR="008335FC" w:rsidRPr="00967697" w:rsidRDefault="00285450">
          <w:pPr>
            <w:pBdr>
              <w:top w:val="nil"/>
              <w:left w:val="nil"/>
              <w:bottom w:val="nil"/>
              <w:right w:val="nil"/>
              <w:between w:val="nil"/>
            </w:pBdr>
            <w:tabs>
              <w:tab w:val="left" w:pos="880"/>
              <w:tab w:val="right" w:leader="dot" w:pos="8630"/>
            </w:tabs>
            <w:spacing w:after="100"/>
            <w:ind w:left="240"/>
            <w:rPr>
              <w:rFonts w:eastAsia="Cambria"/>
              <w:color w:val="000000"/>
              <w:sz w:val="22"/>
              <w:szCs w:val="22"/>
            </w:rPr>
          </w:pPr>
          <w:hyperlink w:anchor="_mx3t0mybn10j">
            <w:r w:rsidR="00073209" w:rsidRPr="00967697">
              <w:rPr>
                <w:color w:val="000000"/>
              </w:rPr>
              <w:t>II.</w:t>
            </w:r>
          </w:hyperlink>
          <w:hyperlink w:anchor="_mx3t0mybn10j">
            <w:r w:rsidR="00073209" w:rsidRPr="00967697">
              <w:rPr>
                <w:rFonts w:eastAsia="Cambria"/>
                <w:color w:val="000000"/>
                <w:sz w:val="22"/>
                <w:szCs w:val="22"/>
              </w:rPr>
              <w:tab/>
            </w:r>
          </w:hyperlink>
          <w:r w:rsidR="00073209" w:rsidRPr="00967697">
            <w:fldChar w:fldCharType="begin"/>
          </w:r>
          <w:r w:rsidR="00073209" w:rsidRPr="00967697">
            <w:instrText xml:space="preserve"> PAGEREF _mx3t0mybn10j \h </w:instrText>
          </w:r>
          <w:r w:rsidR="00073209" w:rsidRPr="00967697">
            <w:fldChar w:fldCharType="separate"/>
          </w:r>
          <w:r w:rsidR="00073209" w:rsidRPr="00967697">
            <w:rPr>
              <w:color w:val="000000"/>
            </w:rPr>
            <w:t>Requirements</w:t>
          </w:r>
          <w:r w:rsidR="00073209" w:rsidRPr="00967697">
            <w:rPr>
              <w:color w:val="000000"/>
            </w:rPr>
            <w:tab/>
            <w:t>19</w:t>
          </w:r>
          <w:r w:rsidR="00073209" w:rsidRPr="00967697">
            <w:fldChar w:fldCharType="end"/>
          </w:r>
        </w:p>
        <w:p w14:paraId="5F63FDF5" w14:textId="77777777" w:rsidR="008335FC" w:rsidRPr="00967697" w:rsidRDefault="00285450">
          <w:pPr>
            <w:pBdr>
              <w:top w:val="nil"/>
              <w:left w:val="nil"/>
              <w:bottom w:val="nil"/>
              <w:right w:val="nil"/>
              <w:between w:val="nil"/>
            </w:pBdr>
            <w:tabs>
              <w:tab w:val="right" w:leader="dot" w:pos="8630"/>
            </w:tabs>
            <w:spacing w:after="100"/>
            <w:ind w:left="480"/>
            <w:rPr>
              <w:rFonts w:eastAsia="Cambria"/>
              <w:color w:val="000000"/>
              <w:sz w:val="22"/>
              <w:szCs w:val="22"/>
            </w:rPr>
          </w:pPr>
          <w:hyperlink w:anchor="_l707u5ridaep">
            <w:r w:rsidR="00073209" w:rsidRPr="00967697">
              <w:rPr>
                <w:color w:val="000000"/>
              </w:rPr>
              <w:t>Feasibility Study</w:t>
            </w:r>
            <w:r w:rsidR="00073209" w:rsidRPr="00967697">
              <w:rPr>
                <w:color w:val="000000"/>
              </w:rPr>
              <w:tab/>
              <w:t>20</w:t>
            </w:r>
          </w:hyperlink>
        </w:p>
        <w:p w14:paraId="1A129C76" w14:textId="77777777" w:rsidR="008335FC" w:rsidRPr="00967697" w:rsidRDefault="00285450">
          <w:pPr>
            <w:pBdr>
              <w:top w:val="nil"/>
              <w:left w:val="nil"/>
              <w:bottom w:val="nil"/>
              <w:right w:val="nil"/>
              <w:between w:val="nil"/>
            </w:pBdr>
            <w:tabs>
              <w:tab w:val="left" w:pos="880"/>
              <w:tab w:val="right" w:leader="dot" w:pos="8630"/>
            </w:tabs>
            <w:spacing w:after="100"/>
            <w:ind w:left="240"/>
            <w:rPr>
              <w:rFonts w:eastAsia="Cambria"/>
              <w:color w:val="000000"/>
              <w:sz w:val="22"/>
              <w:szCs w:val="22"/>
            </w:rPr>
          </w:pPr>
          <w:hyperlink w:anchor="_uc6ifxftig8e">
            <w:r w:rsidR="00073209" w:rsidRPr="00967697">
              <w:rPr>
                <w:color w:val="000000"/>
              </w:rPr>
              <w:t>III.</w:t>
            </w:r>
          </w:hyperlink>
          <w:hyperlink w:anchor="_uc6ifxftig8e">
            <w:r w:rsidR="00073209" w:rsidRPr="00967697">
              <w:rPr>
                <w:rFonts w:eastAsia="Cambria"/>
                <w:color w:val="000000"/>
                <w:sz w:val="22"/>
                <w:szCs w:val="22"/>
              </w:rPr>
              <w:tab/>
            </w:r>
          </w:hyperlink>
          <w:r w:rsidR="00073209" w:rsidRPr="00967697">
            <w:fldChar w:fldCharType="begin"/>
          </w:r>
          <w:r w:rsidR="00073209" w:rsidRPr="00967697">
            <w:instrText xml:space="preserve"> PAGEREF _uc6ifxftig8e \h </w:instrText>
          </w:r>
          <w:r w:rsidR="00073209" w:rsidRPr="00967697">
            <w:fldChar w:fldCharType="separate"/>
          </w:r>
          <w:r w:rsidR="00073209" w:rsidRPr="00967697">
            <w:rPr>
              <w:color w:val="000000"/>
            </w:rPr>
            <w:t>Design</w:t>
          </w:r>
          <w:r w:rsidR="00073209" w:rsidRPr="00967697">
            <w:rPr>
              <w:color w:val="000000"/>
            </w:rPr>
            <w:tab/>
            <w:t>23</w:t>
          </w:r>
          <w:r w:rsidR="00073209" w:rsidRPr="00967697">
            <w:fldChar w:fldCharType="end"/>
          </w:r>
        </w:p>
        <w:p w14:paraId="57092964" w14:textId="77777777" w:rsidR="008335FC" w:rsidRPr="00967697" w:rsidRDefault="00285450">
          <w:pPr>
            <w:pBdr>
              <w:top w:val="nil"/>
              <w:left w:val="nil"/>
              <w:bottom w:val="nil"/>
              <w:right w:val="nil"/>
              <w:between w:val="nil"/>
            </w:pBdr>
            <w:tabs>
              <w:tab w:val="right" w:leader="dot" w:pos="8630"/>
            </w:tabs>
            <w:spacing w:after="100"/>
            <w:ind w:left="480"/>
            <w:rPr>
              <w:rFonts w:eastAsia="Cambria"/>
              <w:color w:val="000000"/>
              <w:sz w:val="22"/>
              <w:szCs w:val="22"/>
            </w:rPr>
          </w:pPr>
          <w:hyperlink w:anchor="_4ikf9ltd1d1h">
            <w:r w:rsidR="00073209" w:rsidRPr="00967697">
              <w:rPr>
                <w:color w:val="000000"/>
              </w:rPr>
              <w:t>System Architecture</w:t>
            </w:r>
            <w:r w:rsidR="00073209" w:rsidRPr="00967697">
              <w:rPr>
                <w:color w:val="000000"/>
              </w:rPr>
              <w:tab/>
              <w:t>23</w:t>
            </w:r>
          </w:hyperlink>
        </w:p>
        <w:p w14:paraId="1585C8F5" w14:textId="77777777" w:rsidR="008335FC" w:rsidRPr="00967697" w:rsidRDefault="00285450">
          <w:pPr>
            <w:pBdr>
              <w:top w:val="nil"/>
              <w:left w:val="nil"/>
              <w:bottom w:val="nil"/>
              <w:right w:val="nil"/>
              <w:between w:val="nil"/>
            </w:pBdr>
            <w:tabs>
              <w:tab w:val="right" w:leader="dot" w:pos="8630"/>
            </w:tabs>
            <w:spacing w:after="100"/>
            <w:ind w:left="480"/>
            <w:rPr>
              <w:rFonts w:eastAsia="Cambria"/>
              <w:color w:val="000000"/>
              <w:sz w:val="22"/>
              <w:szCs w:val="22"/>
            </w:rPr>
          </w:pPr>
          <w:hyperlink w:anchor="_gfye97cio0k1">
            <w:r w:rsidR="00073209" w:rsidRPr="00967697">
              <w:rPr>
                <w:color w:val="000000"/>
              </w:rPr>
              <w:t>Flowchart</w:t>
            </w:r>
            <w:r w:rsidR="00073209" w:rsidRPr="00967697">
              <w:rPr>
                <w:color w:val="000000"/>
              </w:rPr>
              <w:tab/>
              <w:t>24</w:t>
            </w:r>
          </w:hyperlink>
        </w:p>
        <w:p w14:paraId="487B1A7F" w14:textId="77777777" w:rsidR="008335FC" w:rsidRPr="00967697" w:rsidRDefault="00285450">
          <w:pPr>
            <w:pBdr>
              <w:top w:val="nil"/>
              <w:left w:val="nil"/>
              <w:bottom w:val="nil"/>
              <w:right w:val="nil"/>
              <w:between w:val="nil"/>
            </w:pBdr>
            <w:tabs>
              <w:tab w:val="right" w:leader="dot" w:pos="8630"/>
            </w:tabs>
            <w:spacing w:after="100"/>
            <w:ind w:left="480"/>
            <w:rPr>
              <w:rFonts w:eastAsia="Cambria"/>
              <w:color w:val="000000"/>
              <w:sz w:val="22"/>
              <w:szCs w:val="22"/>
            </w:rPr>
          </w:pPr>
          <w:hyperlink w:anchor="_xpncebc7n8u1">
            <w:r w:rsidR="00073209" w:rsidRPr="00967697">
              <w:rPr>
                <w:color w:val="000000"/>
              </w:rPr>
              <w:t>Use Case Diagram</w:t>
            </w:r>
            <w:r w:rsidR="00073209" w:rsidRPr="00967697">
              <w:rPr>
                <w:color w:val="000000"/>
              </w:rPr>
              <w:tab/>
              <w:t>24</w:t>
            </w:r>
          </w:hyperlink>
        </w:p>
        <w:p w14:paraId="35B45C85" w14:textId="77777777" w:rsidR="008335FC" w:rsidRPr="00967697" w:rsidRDefault="00285450">
          <w:pPr>
            <w:pBdr>
              <w:top w:val="nil"/>
              <w:left w:val="nil"/>
              <w:bottom w:val="nil"/>
              <w:right w:val="nil"/>
              <w:between w:val="nil"/>
            </w:pBdr>
            <w:tabs>
              <w:tab w:val="right" w:leader="dot" w:pos="8630"/>
            </w:tabs>
            <w:spacing w:after="100"/>
            <w:ind w:left="480"/>
            <w:rPr>
              <w:rFonts w:eastAsia="Cambria"/>
              <w:color w:val="000000"/>
              <w:sz w:val="22"/>
              <w:szCs w:val="22"/>
            </w:rPr>
          </w:pPr>
          <w:hyperlink w:anchor="_snzspoaqrhi2">
            <w:r w:rsidR="00073209" w:rsidRPr="00967697">
              <w:rPr>
                <w:color w:val="000000"/>
              </w:rPr>
              <w:t>OSA Staff Review and Notification Workflow</w:t>
            </w:r>
            <w:r w:rsidR="00073209" w:rsidRPr="00967697">
              <w:rPr>
                <w:color w:val="000000"/>
              </w:rPr>
              <w:tab/>
              <w:t>25</w:t>
            </w:r>
          </w:hyperlink>
        </w:p>
        <w:p w14:paraId="634E20BF" w14:textId="77777777" w:rsidR="008335FC" w:rsidRPr="00967697" w:rsidRDefault="00285450">
          <w:pPr>
            <w:pBdr>
              <w:top w:val="nil"/>
              <w:left w:val="nil"/>
              <w:bottom w:val="nil"/>
              <w:right w:val="nil"/>
              <w:between w:val="nil"/>
            </w:pBdr>
            <w:tabs>
              <w:tab w:val="right" w:leader="dot" w:pos="8630"/>
            </w:tabs>
            <w:spacing w:after="100"/>
            <w:ind w:left="480"/>
            <w:rPr>
              <w:rFonts w:eastAsia="Cambria"/>
              <w:color w:val="000000"/>
              <w:sz w:val="22"/>
              <w:szCs w:val="22"/>
            </w:rPr>
          </w:pPr>
          <w:hyperlink w:anchor="_3kk4xsdjeyk3">
            <w:r w:rsidR="00073209" w:rsidRPr="00967697">
              <w:rPr>
                <w:color w:val="000000"/>
              </w:rPr>
              <w:t>Database Design</w:t>
            </w:r>
            <w:r w:rsidR="00073209" w:rsidRPr="00967697">
              <w:rPr>
                <w:color w:val="000000"/>
              </w:rPr>
              <w:tab/>
              <w:t>26</w:t>
            </w:r>
          </w:hyperlink>
        </w:p>
        <w:p w14:paraId="474B35B3" w14:textId="77777777" w:rsidR="008335FC" w:rsidRPr="00967697" w:rsidRDefault="00285450">
          <w:pPr>
            <w:pBdr>
              <w:top w:val="nil"/>
              <w:left w:val="nil"/>
              <w:bottom w:val="nil"/>
              <w:right w:val="nil"/>
              <w:between w:val="nil"/>
            </w:pBdr>
            <w:tabs>
              <w:tab w:val="right" w:leader="dot" w:pos="8630"/>
            </w:tabs>
            <w:spacing w:after="100"/>
            <w:ind w:left="480"/>
            <w:rPr>
              <w:rFonts w:eastAsia="Cambria"/>
              <w:color w:val="000000"/>
              <w:sz w:val="22"/>
              <w:szCs w:val="22"/>
            </w:rPr>
          </w:pPr>
          <w:hyperlink w:anchor="_wcgo4y3squhh">
            <w:r w:rsidR="00073209" w:rsidRPr="00967697">
              <w:rPr>
                <w:color w:val="000000"/>
              </w:rPr>
              <w:t>Relational Schema</w:t>
            </w:r>
            <w:r w:rsidR="00073209" w:rsidRPr="00967697">
              <w:rPr>
                <w:color w:val="000000"/>
              </w:rPr>
              <w:tab/>
              <w:t>27</w:t>
            </w:r>
          </w:hyperlink>
        </w:p>
        <w:p w14:paraId="2B57E69A" w14:textId="77777777" w:rsidR="008335FC" w:rsidRPr="00967697" w:rsidRDefault="00285450">
          <w:pPr>
            <w:pBdr>
              <w:top w:val="nil"/>
              <w:left w:val="nil"/>
              <w:bottom w:val="nil"/>
              <w:right w:val="nil"/>
              <w:between w:val="nil"/>
            </w:pBdr>
            <w:tabs>
              <w:tab w:val="right" w:leader="dot" w:pos="8630"/>
            </w:tabs>
            <w:spacing w:after="100"/>
            <w:ind w:left="480"/>
            <w:rPr>
              <w:rFonts w:eastAsia="Cambria"/>
              <w:color w:val="000000"/>
              <w:sz w:val="22"/>
              <w:szCs w:val="22"/>
            </w:rPr>
          </w:pPr>
          <w:hyperlink w:anchor="_60kv9cwt5lb0">
            <w:r w:rsidR="00073209" w:rsidRPr="00967697">
              <w:rPr>
                <w:color w:val="000000"/>
              </w:rPr>
              <w:t>Data Flow Diagram</w:t>
            </w:r>
            <w:r w:rsidR="00073209" w:rsidRPr="00967697">
              <w:rPr>
                <w:color w:val="000000"/>
              </w:rPr>
              <w:tab/>
              <w:t>27</w:t>
            </w:r>
          </w:hyperlink>
        </w:p>
        <w:p w14:paraId="66365BDD" w14:textId="77777777" w:rsidR="008335FC" w:rsidRPr="00967697" w:rsidRDefault="00285450">
          <w:pPr>
            <w:pBdr>
              <w:top w:val="nil"/>
              <w:left w:val="nil"/>
              <w:bottom w:val="nil"/>
              <w:right w:val="nil"/>
              <w:between w:val="nil"/>
            </w:pBdr>
            <w:tabs>
              <w:tab w:val="right" w:leader="dot" w:pos="8630"/>
            </w:tabs>
            <w:spacing w:after="100"/>
            <w:ind w:left="480"/>
            <w:rPr>
              <w:rFonts w:eastAsia="Cambria"/>
              <w:color w:val="000000"/>
              <w:sz w:val="22"/>
              <w:szCs w:val="22"/>
            </w:rPr>
          </w:pPr>
          <w:hyperlink w:anchor="_ee022dq5qsdv">
            <w:r w:rsidR="00073209" w:rsidRPr="00967697">
              <w:rPr>
                <w:color w:val="000000"/>
              </w:rPr>
              <w:t>User Interface Design</w:t>
            </w:r>
            <w:r w:rsidR="00073209" w:rsidRPr="00967697">
              <w:rPr>
                <w:color w:val="000000"/>
              </w:rPr>
              <w:tab/>
              <w:t>28</w:t>
            </w:r>
          </w:hyperlink>
        </w:p>
        <w:p w14:paraId="4E6F16C9" w14:textId="77777777" w:rsidR="008335FC" w:rsidRPr="00967697" w:rsidRDefault="00285450">
          <w:pPr>
            <w:pBdr>
              <w:top w:val="nil"/>
              <w:left w:val="nil"/>
              <w:bottom w:val="nil"/>
              <w:right w:val="nil"/>
              <w:between w:val="nil"/>
            </w:pBdr>
            <w:tabs>
              <w:tab w:val="right" w:leader="dot" w:pos="8630"/>
            </w:tabs>
            <w:spacing w:after="100"/>
            <w:ind w:left="480"/>
            <w:rPr>
              <w:rFonts w:eastAsia="Cambria"/>
              <w:color w:val="000000"/>
              <w:sz w:val="22"/>
              <w:szCs w:val="22"/>
            </w:rPr>
          </w:pPr>
          <w:hyperlink w:anchor="_qqlan9qihczu">
            <w:r w:rsidR="00073209" w:rsidRPr="00967697">
              <w:rPr>
                <w:color w:val="000000"/>
              </w:rPr>
              <w:t>Algorithms and Techniques</w:t>
            </w:r>
            <w:r w:rsidR="00073209" w:rsidRPr="00967697">
              <w:rPr>
                <w:color w:val="000000"/>
              </w:rPr>
              <w:tab/>
              <w:t>28</w:t>
            </w:r>
          </w:hyperlink>
        </w:p>
        <w:p w14:paraId="16C9ED45" w14:textId="77777777" w:rsidR="008335FC" w:rsidRPr="00967697" w:rsidRDefault="00285450">
          <w:pPr>
            <w:pBdr>
              <w:top w:val="nil"/>
              <w:left w:val="nil"/>
              <w:bottom w:val="nil"/>
              <w:right w:val="nil"/>
              <w:between w:val="nil"/>
            </w:pBdr>
            <w:tabs>
              <w:tab w:val="right" w:leader="dot" w:pos="8630"/>
            </w:tabs>
            <w:spacing w:after="100"/>
            <w:ind w:left="480"/>
            <w:rPr>
              <w:rFonts w:eastAsia="Cambria"/>
              <w:color w:val="000000"/>
              <w:sz w:val="22"/>
              <w:szCs w:val="22"/>
            </w:rPr>
          </w:pPr>
          <w:hyperlink w:anchor="_nf2unlc3ne0m">
            <w:r w:rsidR="00073209" w:rsidRPr="00967697">
              <w:rPr>
                <w:color w:val="000000"/>
              </w:rPr>
              <w:t>ELA-CNN Fraud Detection Pipeline</w:t>
            </w:r>
            <w:r w:rsidR="00073209" w:rsidRPr="00967697">
              <w:rPr>
                <w:color w:val="000000"/>
              </w:rPr>
              <w:tab/>
              <w:t>29</w:t>
            </w:r>
          </w:hyperlink>
        </w:p>
        <w:p w14:paraId="5BA03825" w14:textId="77777777" w:rsidR="008335FC" w:rsidRPr="00967697" w:rsidRDefault="00285450">
          <w:pPr>
            <w:pBdr>
              <w:top w:val="nil"/>
              <w:left w:val="nil"/>
              <w:bottom w:val="nil"/>
              <w:right w:val="nil"/>
              <w:between w:val="nil"/>
            </w:pBdr>
            <w:tabs>
              <w:tab w:val="right" w:leader="dot" w:pos="8630"/>
            </w:tabs>
            <w:spacing w:after="100"/>
            <w:ind w:left="480"/>
            <w:rPr>
              <w:rFonts w:eastAsia="Cambria"/>
              <w:color w:val="000000"/>
              <w:sz w:val="22"/>
              <w:szCs w:val="22"/>
            </w:rPr>
          </w:pPr>
          <w:hyperlink w:anchor="_fq1ah9vy8vkn">
            <w:r w:rsidR="00073209" w:rsidRPr="00967697">
              <w:rPr>
                <w:color w:val="000000"/>
              </w:rPr>
              <w:t>Pseudocode: ELA-CNN Fraud Detection Pipeline</w:t>
            </w:r>
            <w:r w:rsidR="00073209" w:rsidRPr="00967697">
              <w:rPr>
                <w:color w:val="000000"/>
              </w:rPr>
              <w:tab/>
              <w:t>30</w:t>
            </w:r>
          </w:hyperlink>
        </w:p>
        <w:p w14:paraId="2C96D99B" w14:textId="77777777" w:rsidR="008335FC" w:rsidRPr="00967697" w:rsidRDefault="00285450">
          <w:pPr>
            <w:pBdr>
              <w:top w:val="nil"/>
              <w:left w:val="nil"/>
              <w:bottom w:val="nil"/>
              <w:right w:val="nil"/>
              <w:between w:val="nil"/>
            </w:pBdr>
            <w:tabs>
              <w:tab w:val="right" w:leader="dot" w:pos="8630"/>
            </w:tabs>
            <w:spacing w:after="100"/>
            <w:ind w:left="480"/>
            <w:rPr>
              <w:rFonts w:eastAsia="Cambria"/>
              <w:color w:val="000000"/>
              <w:sz w:val="22"/>
              <w:szCs w:val="22"/>
            </w:rPr>
          </w:pPr>
          <w:hyperlink w:anchor="_8ejyjhdwshtv">
            <w:r w:rsidR="00073209" w:rsidRPr="00967697">
              <w:rPr>
                <w:color w:val="000000"/>
              </w:rPr>
              <w:t>OSA Staff Guidance and AI-Assisted Decision Making</w:t>
            </w:r>
            <w:r w:rsidR="00073209" w:rsidRPr="00967697">
              <w:rPr>
                <w:color w:val="000000"/>
              </w:rPr>
              <w:tab/>
              <w:t>31</w:t>
            </w:r>
          </w:hyperlink>
        </w:p>
        <w:p w14:paraId="3226D3F2" w14:textId="77777777" w:rsidR="008335FC" w:rsidRPr="00967697" w:rsidRDefault="00285450">
          <w:pPr>
            <w:pBdr>
              <w:top w:val="nil"/>
              <w:left w:val="nil"/>
              <w:bottom w:val="nil"/>
              <w:right w:val="nil"/>
              <w:between w:val="nil"/>
            </w:pBdr>
            <w:tabs>
              <w:tab w:val="left" w:pos="880"/>
              <w:tab w:val="right" w:leader="dot" w:pos="8630"/>
            </w:tabs>
            <w:spacing w:after="100"/>
            <w:ind w:left="240"/>
            <w:rPr>
              <w:rFonts w:eastAsia="Cambria"/>
              <w:color w:val="000000"/>
              <w:sz w:val="22"/>
              <w:szCs w:val="22"/>
            </w:rPr>
          </w:pPr>
          <w:hyperlink w:anchor="_bfudrdu7tfem">
            <w:r w:rsidR="00073209" w:rsidRPr="00967697">
              <w:rPr>
                <w:color w:val="000000"/>
              </w:rPr>
              <w:t>IV.</w:t>
            </w:r>
          </w:hyperlink>
          <w:hyperlink w:anchor="_bfudrdu7tfem">
            <w:r w:rsidR="00073209" w:rsidRPr="00967697">
              <w:rPr>
                <w:rFonts w:eastAsia="Cambria"/>
                <w:color w:val="000000"/>
                <w:sz w:val="22"/>
                <w:szCs w:val="22"/>
              </w:rPr>
              <w:tab/>
            </w:r>
          </w:hyperlink>
          <w:r w:rsidR="00073209" w:rsidRPr="00967697">
            <w:fldChar w:fldCharType="begin"/>
          </w:r>
          <w:r w:rsidR="00073209" w:rsidRPr="00967697">
            <w:instrText xml:space="preserve"> PAGEREF _bfudrdu7tfem \h </w:instrText>
          </w:r>
          <w:r w:rsidR="00073209" w:rsidRPr="00967697">
            <w:fldChar w:fldCharType="separate"/>
          </w:r>
          <w:r w:rsidR="00073209" w:rsidRPr="00967697">
            <w:rPr>
              <w:color w:val="000000"/>
            </w:rPr>
            <w:t>Development</w:t>
          </w:r>
          <w:r w:rsidR="00073209" w:rsidRPr="00967697">
            <w:rPr>
              <w:color w:val="000000"/>
            </w:rPr>
            <w:tab/>
            <w:t>31</w:t>
          </w:r>
          <w:r w:rsidR="00073209" w:rsidRPr="00967697">
            <w:fldChar w:fldCharType="end"/>
          </w:r>
        </w:p>
        <w:p w14:paraId="169DAD14" w14:textId="77777777" w:rsidR="008335FC" w:rsidRPr="00967697" w:rsidRDefault="00285450">
          <w:pPr>
            <w:pBdr>
              <w:top w:val="nil"/>
              <w:left w:val="nil"/>
              <w:bottom w:val="nil"/>
              <w:right w:val="nil"/>
              <w:between w:val="nil"/>
            </w:pBdr>
            <w:tabs>
              <w:tab w:val="right" w:leader="dot" w:pos="8630"/>
            </w:tabs>
            <w:spacing w:after="100"/>
            <w:ind w:left="480"/>
            <w:rPr>
              <w:rFonts w:eastAsia="Cambria"/>
              <w:color w:val="000000"/>
              <w:sz w:val="22"/>
              <w:szCs w:val="22"/>
            </w:rPr>
          </w:pPr>
          <w:hyperlink w:anchor="_yxjvees0a5tn">
            <w:r w:rsidR="00073209" w:rsidRPr="00967697">
              <w:rPr>
                <w:color w:val="000000"/>
              </w:rPr>
              <w:t>Work Item 1, Database Architecture and Authentication</w:t>
            </w:r>
            <w:r w:rsidR="00073209" w:rsidRPr="00967697">
              <w:rPr>
                <w:color w:val="000000"/>
              </w:rPr>
              <w:tab/>
              <w:t>32</w:t>
            </w:r>
          </w:hyperlink>
        </w:p>
        <w:p w14:paraId="3A059AA7" w14:textId="77777777" w:rsidR="008335FC" w:rsidRPr="00967697" w:rsidRDefault="00285450">
          <w:pPr>
            <w:pBdr>
              <w:top w:val="nil"/>
              <w:left w:val="nil"/>
              <w:bottom w:val="nil"/>
              <w:right w:val="nil"/>
              <w:between w:val="nil"/>
            </w:pBdr>
            <w:tabs>
              <w:tab w:val="right" w:leader="dot" w:pos="8630"/>
            </w:tabs>
            <w:spacing w:after="100"/>
            <w:ind w:left="480"/>
            <w:rPr>
              <w:rFonts w:eastAsia="Cambria"/>
              <w:color w:val="000000"/>
              <w:sz w:val="22"/>
              <w:szCs w:val="22"/>
            </w:rPr>
          </w:pPr>
          <w:hyperlink w:anchor="_yqyoty97gzuz">
            <w:r w:rsidR="00073209" w:rsidRPr="00967697">
              <w:rPr>
                <w:color w:val="000000"/>
              </w:rPr>
              <w:t>Work Item 2, Student Application Portal</w:t>
            </w:r>
            <w:r w:rsidR="00073209" w:rsidRPr="00967697">
              <w:rPr>
                <w:color w:val="000000"/>
              </w:rPr>
              <w:tab/>
              <w:t>32</w:t>
            </w:r>
          </w:hyperlink>
        </w:p>
        <w:p w14:paraId="040ACFF7" w14:textId="77777777" w:rsidR="008335FC" w:rsidRPr="00967697" w:rsidRDefault="00285450">
          <w:pPr>
            <w:pBdr>
              <w:top w:val="nil"/>
              <w:left w:val="nil"/>
              <w:bottom w:val="nil"/>
              <w:right w:val="nil"/>
              <w:between w:val="nil"/>
            </w:pBdr>
            <w:tabs>
              <w:tab w:val="right" w:leader="dot" w:pos="8630"/>
            </w:tabs>
            <w:spacing w:after="100"/>
            <w:ind w:left="480"/>
            <w:rPr>
              <w:rFonts w:eastAsia="Cambria"/>
              <w:color w:val="000000"/>
              <w:sz w:val="22"/>
              <w:szCs w:val="22"/>
            </w:rPr>
          </w:pPr>
          <w:hyperlink w:anchor="_rg0jbfc16ln1">
            <w:r w:rsidR="00073209" w:rsidRPr="00967697">
              <w:rPr>
                <w:color w:val="000000"/>
              </w:rPr>
              <w:t>Work Item 3, AI Document Fraud Detection Module</w:t>
            </w:r>
            <w:r w:rsidR="00073209" w:rsidRPr="00967697">
              <w:rPr>
                <w:color w:val="000000"/>
              </w:rPr>
              <w:tab/>
              <w:t>33</w:t>
            </w:r>
          </w:hyperlink>
        </w:p>
        <w:p w14:paraId="2DD8DB4C" w14:textId="77777777" w:rsidR="008335FC" w:rsidRPr="00967697" w:rsidRDefault="00285450">
          <w:pPr>
            <w:pBdr>
              <w:top w:val="nil"/>
              <w:left w:val="nil"/>
              <w:bottom w:val="nil"/>
              <w:right w:val="nil"/>
              <w:between w:val="nil"/>
            </w:pBdr>
            <w:tabs>
              <w:tab w:val="right" w:leader="dot" w:pos="8630"/>
            </w:tabs>
            <w:spacing w:after="100"/>
            <w:ind w:left="480"/>
            <w:rPr>
              <w:rFonts w:eastAsia="Cambria"/>
              <w:color w:val="000000"/>
              <w:sz w:val="22"/>
              <w:szCs w:val="22"/>
            </w:rPr>
          </w:pPr>
          <w:hyperlink w:anchor="_bihgn3k3wiob">
            <w:r w:rsidR="00073209" w:rsidRPr="00967697">
              <w:rPr>
                <w:color w:val="000000"/>
              </w:rPr>
              <w:t>Work Item 4, Administrator Dashboard and SMTP Notification</w:t>
            </w:r>
            <w:r w:rsidR="00073209" w:rsidRPr="00967697">
              <w:rPr>
                <w:color w:val="000000"/>
              </w:rPr>
              <w:tab/>
              <w:t>34</w:t>
            </w:r>
          </w:hyperlink>
        </w:p>
        <w:p w14:paraId="7361BEA9" w14:textId="77777777" w:rsidR="008335FC" w:rsidRPr="00967697" w:rsidRDefault="00285450">
          <w:pPr>
            <w:pBdr>
              <w:top w:val="nil"/>
              <w:left w:val="nil"/>
              <w:bottom w:val="nil"/>
              <w:right w:val="nil"/>
              <w:between w:val="nil"/>
            </w:pBdr>
            <w:tabs>
              <w:tab w:val="right" w:leader="dot" w:pos="8630"/>
            </w:tabs>
            <w:spacing w:after="100"/>
            <w:ind w:left="480"/>
            <w:rPr>
              <w:rFonts w:eastAsia="Cambria"/>
              <w:color w:val="000000"/>
              <w:sz w:val="22"/>
              <w:szCs w:val="22"/>
            </w:rPr>
          </w:pPr>
          <w:hyperlink w:anchor="_bnpftzxg0fgt">
            <w:r w:rsidR="00073209" w:rsidRPr="00967697">
              <w:rPr>
                <w:color w:val="000000"/>
              </w:rPr>
              <w:t>Work Item 5, Reporting Module</w:t>
            </w:r>
            <w:r w:rsidR="00073209" w:rsidRPr="00967697">
              <w:rPr>
                <w:color w:val="000000"/>
              </w:rPr>
              <w:tab/>
              <w:t>34</w:t>
            </w:r>
          </w:hyperlink>
        </w:p>
        <w:p w14:paraId="07DC4140" w14:textId="77777777" w:rsidR="008335FC" w:rsidRPr="00967697" w:rsidRDefault="00285450">
          <w:pPr>
            <w:pBdr>
              <w:top w:val="nil"/>
              <w:left w:val="nil"/>
              <w:bottom w:val="nil"/>
              <w:right w:val="nil"/>
              <w:between w:val="nil"/>
            </w:pBdr>
            <w:tabs>
              <w:tab w:val="right" w:leader="dot" w:pos="8630"/>
            </w:tabs>
            <w:spacing w:after="100"/>
            <w:ind w:left="480"/>
            <w:rPr>
              <w:rFonts w:eastAsia="Cambria"/>
              <w:color w:val="000000"/>
              <w:sz w:val="22"/>
              <w:szCs w:val="22"/>
            </w:rPr>
          </w:pPr>
          <w:hyperlink w:anchor="_5f8ionhsnwvu">
            <w:r w:rsidR="00073209" w:rsidRPr="00967697">
              <w:rPr>
                <w:color w:val="000000"/>
              </w:rPr>
              <w:t>Project Timeline</w:t>
            </w:r>
            <w:r w:rsidR="00073209" w:rsidRPr="00967697">
              <w:rPr>
                <w:color w:val="000000"/>
              </w:rPr>
              <w:tab/>
              <w:t>36</w:t>
            </w:r>
          </w:hyperlink>
        </w:p>
        <w:p w14:paraId="27BFDE70" w14:textId="77777777" w:rsidR="008335FC" w:rsidRPr="00967697" w:rsidRDefault="00285450">
          <w:pPr>
            <w:pBdr>
              <w:top w:val="nil"/>
              <w:left w:val="nil"/>
              <w:bottom w:val="nil"/>
              <w:right w:val="nil"/>
              <w:between w:val="nil"/>
            </w:pBdr>
            <w:tabs>
              <w:tab w:val="right" w:leader="dot" w:pos="8630"/>
            </w:tabs>
            <w:spacing w:after="100"/>
            <w:ind w:left="480"/>
            <w:rPr>
              <w:rFonts w:eastAsia="Cambria"/>
              <w:color w:val="000000"/>
              <w:sz w:val="22"/>
              <w:szCs w:val="22"/>
            </w:rPr>
          </w:pPr>
          <w:hyperlink w:anchor="_ezt9ghgd5epc">
            <w:r w:rsidR="00073209" w:rsidRPr="00967697">
              <w:rPr>
                <w:color w:val="000000"/>
              </w:rPr>
              <w:t>Data Collection and Processing</w:t>
            </w:r>
            <w:r w:rsidR="00073209" w:rsidRPr="00967697">
              <w:rPr>
                <w:color w:val="000000"/>
              </w:rPr>
              <w:tab/>
              <w:t>37</w:t>
            </w:r>
          </w:hyperlink>
        </w:p>
        <w:p w14:paraId="06C52C48" w14:textId="77777777" w:rsidR="008335FC" w:rsidRPr="00967697" w:rsidRDefault="00285450">
          <w:pPr>
            <w:pBdr>
              <w:top w:val="nil"/>
              <w:left w:val="nil"/>
              <w:bottom w:val="nil"/>
              <w:right w:val="nil"/>
              <w:between w:val="nil"/>
            </w:pBdr>
            <w:tabs>
              <w:tab w:val="right" w:leader="dot" w:pos="8630"/>
            </w:tabs>
            <w:spacing w:after="100"/>
            <w:ind w:left="480"/>
            <w:rPr>
              <w:rFonts w:eastAsia="Cambria"/>
              <w:color w:val="000000"/>
              <w:sz w:val="22"/>
              <w:szCs w:val="22"/>
            </w:rPr>
          </w:pPr>
          <w:hyperlink w:anchor="_4k0wpan5ie1r">
            <w:r w:rsidR="00073209" w:rsidRPr="00967697">
              <w:rPr>
                <w:color w:val="000000"/>
              </w:rPr>
              <w:t>COG Document Dataset</w:t>
            </w:r>
            <w:r w:rsidR="00073209" w:rsidRPr="00967697">
              <w:rPr>
                <w:color w:val="000000"/>
              </w:rPr>
              <w:tab/>
              <w:t>37</w:t>
            </w:r>
          </w:hyperlink>
        </w:p>
        <w:p w14:paraId="55408578" w14:textId="77777777" w:rsidR="008335FC" w:rsidRPr="00967697" w:rsidRDefault="00285450">
          <w:pPr>
            <w:pBdr>
              <w:top w:val="nil"/>
              <w:left w:val="nil"/>
              <w:bottom w:val="nil"/>
              <w:right w:val="nil"/>
              <w:between w:val="nil"/>
            </w:pBdr>
            <w:tabs>
              <w:tab w:val="right" w:leader="dot" w:pos="8630"/>
            </w:tabs>
            <w:spacing w:after="100"/>
            <w:ind w:left="480"/>
            <w:rPr>
              <w:rFonts w:eastAsia="Cambria"/>
              <w:color w:val="000000"/>
              <w:sz w:val="22"/>
              <w:szCs w:val="22"/>
            </w:rPr>
          </w:pPr>
          <w:hyperlink w:anchor="_eo9tox8o6kq3">
            <w:r w:rsidR="00073209" w:rsidRPr="00967697">
              <w:rPr>
                <w:color w:val="000000"/>
              </w:rPr>
              <w:t>Image Preprocessing Pipeline</w:t>
            </w:r>
            <w:r w:rsidR="00073209" w:rsidRPr="00967697">
              <w:rPr>
                <w:color w:val="000000"/>
              </w:rPr>
              <w:tab/>
              <w:t>38</w:t>
            </w:r>
          </w:hyperlink>
        </w:p>
        <w:p w14:paraId="274D3917" w14:textId="77777777" w:rsidR="008335FC" w:rsidRPr="00967697" w:rsidRDefault="00285450">
          <w:pPr>
            <w:pBdr>
              <w:top w:val="nil"/>
              <w:left w:val="nil"/>
              <w:bottom w:val="nil"/>
              <w:right w:val="nil"/>
              <w:between w:val="nil"/>
            </w:pBdr>
            <w:tabs>
              <w:tab w:val="left" w:pos="880"/>
              <w:tab w:val="right" w:leader="dot" w:pos="8630"/>
            </w:tabs>
            <w:spacing w:after="100"/>
            <w:ind w:left="240"/>
            <w:rPr>
              <w:rFonts w:eastAsia="Cambria"/>
              <w:color w:val="000000"/>
              <w:sz w:val="22"/>
              <w:szCs w:val="22"/>
            </w:rPr>
          </w:pPr>
          <w:hyperlink w:anchor="_auzmkwvbxn1j">
            <w:r w:rsidR="00073209" w:rsidRPr="00967697">
              <w:rPr>
                <w:color w:val="000000"/>
              </w:rPr>
              <w:t>V.</w:t>
            </w:r>
          </w:hyperlink>
          <w:hyperlink w:anchor="_auzmkwvbxn1j">
            <w:r w:rsidR="00073209" w:rsidRPr="00967697">
              <w:rPr>
                <w:rFonts w:eastAsia="Cambria"/>
                <w:color w:val="000000"/>
                <w:sz w:val="22"/>
                <w:szCs w:val="22"/>
              </w:rPr>
              <w:tab/>
            </w:r>
          </w:hyperlink>
          <w:r w:rsidR="00073209" w:rsidRPr="00967697">
            <w:fldChar w:fldCharType="begin"/>
          </w:r>
          <w:r w:rsidR="00073209" w:rsidRPr="00967697">
            <w:instrText xml:space="preserve"> PAGEREF _auzmkwvbxn1j \h </w:instrText>
          </w:r>
          <w:r w:rsidR="00073209" w:rsidRPr="00967697">
            <w:fldChar w:fldCharType="separate"/>
          </w:r>
          <w:r w:rsidR="00073209" w:rsidRPr="00967697">
            <w:rPr>
              <w:color w:val="000000"/>
            </w:rPr>
            <w:t>Testing</w:t>
          </w:r>
          <w:r w:rsidR="00073209" w:rsidRPr="00967697">
            <w:rPr>
              <w:color w:val="000000"/>
            </w:rPr>
            <w:tab/>
            <w:t>39</w:t>
          </w:r>
          <w:r w:rsidR="00073209" w:rsidRPr="00967697">
            <w:fldChar w:fldCharType="end"/>
          </w:r>
        </w:p>
        <w:p w14:paraId="589401CB" w14:textId="77777777" w:rsidR="008335FC" w:rsidRPr="00967697" w:rsidRDefault="00285450">
          <w:pPr>
            <w:pBdr>
              <w:top w:val="nil"/>
              <w:left w:val="nil"/>
              <w:bottom w:val="nil"/>
              <w:right w:val="nil"/>
              <w:between w:val="nil"/>
            </w:pBdr>
            <w:tabs>
              <w:tab w:val="right" w:leader="dot" w:pos="8630"/>
            </w:tabs>
            <w:spacing w:after="100"/>
            <w:ind w:left="480"/>
            <w:rPr>
              <w:rFonts w:eastAsia="Cambria"/>
              <w:color w:val="000000"/>
              <w:sz w:val="22"/>
              <w:szCs w:val="22"/>
            </w:rPr>
          </w:pPr>
          <w:hyperlink w:anchor="_nzy2pmafs9hc">
            <w:r w:rsidR="00073209" w:rsidRPr="00967697">
              <w:rPr>
                <w:color w:val="000000"/>
              </w:rPr>
              <w:t>AI Module Accuracy Testing</w:t>
            </w:r>
            <w:r w:rsidR="00073209" w:rsidRPr="00967697">
              <w:rPr>
                <w:color w:val="000000"/>
              </w:rPr>
              <w:tab/>
              <w:t>39</w:t>
            </w:r>
          </w:hyperlink>
        </w:p>
        <w:p w14:paraId="4115ABCD" w14:textId="77777777" w:rsidR="008335FC" w:rsidRPr="00967697" w:rsidRDefault="00285450">
          <w:pPr>
            <w:pBdr>
              <w:top w:val="nil"/>
              <w:left w:val="nil"/>
              <w:bottom w:val="nil"/>
              <w:right w:val="nil"/>
              <w:between w:val="nil"/>
            </w:pBdr>
            <w:tabs>
              <w:tab w:val="right" w:leader="dot" w:pos="8630"/>
            </w:tabs>
            <w:spacing w:after="100"/>
            <w:ind w:left="480"/>
            <w:rPr>
              <w:rFonts w:eastAsia="Cambria"/>
              <w:color w:val="000000"/>
              <w:sz w:val="22"/>
              <w:szCs w:val="22"/>
            </w:rPr>
          </w:pPr>
          <w:hyperlink w:anchor="_97widq463fk1">
            <w:r w:rsidR="00073209" w:rsidRPr="00967697">
              <w:rPr>
                <w:color w:val="000000"/>
              </w:rPr>
              <w:t>User Acceptance Testing</w:t>
            </w:r>
            <w:r w:rsidR="00073209" w:rsidRPr="00967697">
              <w:rPr>
                <w:color w:val="000000"/>
              </w:rPr>
              <w:tab/>
              <w:t>39</w:t>
            </w:r>
          </w:hyperlink>
        </w:p>
        <w:p w14:paraId="776CB641" w14:textId="77777777" w:rsidR="008335FC" w:rsidRPr="00967697" w:rsidRDefault="00285450">
          <w:pPr>
            <w:pBdr>
              <w:top w:val="nil"/>
              <w:left w:val="nil"/>
              <w:bottom w:val="nil"/>
              <w:right w:val="nil"/>
              <w:between w:val="nil"/>
            </w:pBdr>
            <w:tabs>
              <w:tab w:val="left" w:pos="880"/>
              <w:tab w:val="right" w:leader="dot" w:pos="8630"/>
            </w:tabs>
            <w:spacing w:after="100"/>
            <w:ind w:left="240"/>
            <w:rPr>
              <w:rFonts w:eastAsia="Cambria"/>
              <w:color w:val="000000"/>
              <w:sz w:val="22"/>
              <w:szCs w:val="22"/>
            </w:rPr>
          </w:pPr>
          <w:hyperlink w:anchor="_13exy9ja7lm4">
            <w:r w:rsidR="00073209" w:rsidRPr="00967697">
              <w:rPr>
                <w:color w:val="000000"/>
              </w:rPr>
              <w:t>VI.</w:t>
            </w:r>
          </w:hyperlink>
          <w:hyperlink w:anchor="_13exy9ja7lm4">
            <w:r w:rsidR="00073209" w:rsidRPr="00967697">
              <w:rPr>
                <w:rFonts w:eastAsia="Cambria"/>
                <w:color w:val="000000"/>
                <w:sz w:val="22"/>
                <w:szCs w:val="22"/>
              </w:rPr>
              <w:tab/>
            </w:r>
          </w:hyperlink>
          <w:r w:rsidR="00073209" w:rsidRPr="00967697">
            <w:fldChar w:fldCharType="begin"/>
          </w:r>
          <w:r w:rsidR="00073209" w:rsidRPr="00967697">
            <w:instrText xml:space="preserve"> PAGEREF _13exy9ja7lm4 \h </w:instrText>
          </w:r>
          <w:r w:rsidR="00073209" w:rsidRPr="00967697">
            <w:fldChar w:fldCharType="separate"/>
          </w:r>
          <w:r w:rsidR="00073209" w:rsidRPr="00967697">
            <w:rPr>
              <w:color w:val="000000"/>
            </w:rPr>
            <w:t>Ethical Considerations</w:t>
          </w:r>
          <w:r w:rsidR="00073209" w:rsidRPr="00967697">
            <w:rPr>
              <w:color w:val="000000"/>
            </w:rPr>
            <w:tab/>
            <w:t>41</w:t>
          </w:r>
          <w:r w:rsidR="00073209" w:rsidRPr="00967697">
            <w:fldChar w:fldCharType="end"/>
          </w:r>
        </w:p>
        <w:p w14:paraId="2098D333" w14:textId="77777777" w:rsidR="008335FC" w:rsidRPr="00967697" w:rsidRDefault="00285450">
          <w:pPr>
            <w:pBdr>
              <w:top w:val="nil"/>
              <w:left w:val="nil"/>
              <w:bottom w:val="nil"/>
              <w:right w:val="nil"/>
              <w:between w:val="nil"/>
            </w:pBdr>
            <w:tabs>
              <w:tab w:val="left" w:pos="880"/>
              <w:tab w:val="right" w:leader="dot" w:pos="8630"/>
            </w:tabs>
            <w:spacing w:after="100"/>
            <w:ind w:left="240"/>
            <w:rPr>
              <w:rFonts w:eastAsia="Cambria"/>
              <w:color w:val="000000"/>
              <w:sz w:val="22"/>
              <w:szCs w:val="22"/>
            </w:rPr>
          </w:pPr>
          <w:hyperlink w:anchor="_1mbm2ol0lo5p">
            <w:r w:rsidR="00073209" w:rsidRPr="00967697">
              <w:rPr>
                <w:color w:val="000000"/>
              </w:rPr>
              <w:t>VII.</w:t>
            </w:r>
          </w:hyperlink>
          <w:hyperlink w:anchor="_1mbm2ol0lo5p">
            <w:r w:rsidR="00073209" w:rsidRPr="00967697">
              <w:rPr>
                <w:rFonts w:eastAsia="Cambria"/>
                <w:color w:val="000000"/>
                <w:sz w:val="22"/>
                <w:szCs w:val="22"/>
              </w:rPr>
              <w:tab/>
            </w:r>
          </w:hyperlink>
          <w:r w:rsidR="00073209" w:rsidRPr="00967697">
            <w:fldChar w:fldCharType="begin"/>
          </w:r>
          <w:r w:rsidR="00073209" w:rsidRPr="00967697">
            <w:instrText xml:space="preserve"> PAGEREF _1mbm2ol0lo5p \h </w:instrText>
          </w:r>
          <w:r w:rsidR="00073209" w:rsidRPr="00967697">
            <w:fldChar w:fldCharType="separate"/>
          </w:r>
          <w:r w:rsidR="00073209" w:rsidRPr="00967697">
            <w:rPr>
              <w:color w:val="000000"/>
            </w:rPr>
            <w:t>Deployment and Post-Deployment Review</w:t>
          </w:r>
          <w:r w:rsidR="00073209" w:rsidRPr="00967697">
            <w:rPr>
              <w:color w:val="000000"/>
            </w:rPr>
            <w:tab/>
            <w:t>42</w:t>
          </w:r>
          <w:r w:rsidR="00073209" w:rsidRPr="00967697">
            <w:fldChar w:fldCharType="end"/>
          </w:r>
        </w:p>
        <w:p w14:paraId="21EB2179" w14:textId="77777777" w:rsidR="008335FC" w:rsidRPr="00967697" w:rsidRDefault="00285450">
          <w:pPr>
            <w:pBdr>
              <w:top w:val="nil"/>
              <w:left w:val="nil"/>
              <w:bottom w:val="nil"/>
              <w:right w:val="nil"/>
              <w:between w:val="nil"/>
            </w:pBdr>
            <w:tabs>
              <w:tab w:val="right" w:pos="8630"/>
            </w:tabs>
            <w:spacing w:after="100"/>
            <w:rPr>
              <w:rFonts w:eastAsia="Cambria"/>
              <w:color w:val="000000"/>
              <w:sz w:val="22"/>
              <w:szCs w:val="22"/>
            </w:rPr>
          </w:pPr>
          <w:hyperlink w:anchor="_9ud0lo5majxf">
            <w:r w:rsidR="00073209" w:rsidRPr="00967697">
              <w:rPr>
                <w:b/>
                <w:bCs/>
                <w:color w:val="000000"/>
              </w:rPr>
              <w:t>REFERENCES</w:t>
            </w:r>
            <w:r w:rsidR="00073209" w:rsidRPr="00967697">
              <w:rPr>
                <w:b/>
                <w:bCs/>
                <w:color w:val="000000"/>
              </w:rPr>
              <w:tab/>
              <w:t>44</w:t>
            </w:r>
          </w:hyperlink>
        </w:p>
        <w:p w14:paraId="546FDF8B" w14:textId="77777777" w:rsidR="008335FC" w:rsidRPr="00967697" w:rsidRDefault="00285450">
          <w:pPr>
            <w:pBdr>
              <w:top w:val="nil"/>
              <w:left w:val="nil"/>
              <w:bottom w:val="nil"/>
              <w:right w:val="nil"/>
              <w:between w:val="nil"/>
            </w:pBdr>
            <w:tabs>
              <w:tab w:val="right" w:pos="8630"/>
            </w:tabs>
            <w:spacing w:after="100"/>
            <w:rPr>
              <w:rFonts w:eastAsia="Cambria"/>
              <w:color w:val="000000"/>
              <w:sz w:val="22"/>
              <w:szCs w:val="22"/>
            </w:rPr>
          </w:pPr>
          <w:hyperlink w:anchor="_moln6mqm1g1t">
            <w:r w:rsidR="00073209" w:rsidRPr="00967697">
              <w:rPr>
                <w:b/>
                <w:bCs/>
                <w:color w:val="000000"/>
              </w:rPr>
              <w:t>APPENDICES</w:t>
            </w:r>
            <w:r w:rsidR="00073209" w:rsidRPr="00967697">
              <w:rPr>
                <w:b/>
                <w:bCs/>
                <w:color w:val="000000"/>
              </w:rPr>
              <w:tab/>
              <w:t>46</w:t>
            </w:r>
          </w:hyperlink>
        </w:p>
        <w:p w14:paraId="62DFC75D" w14:textId="77777777" w:rsidR="008335FC" w:rsidRPr="00967697" w:rsidRDefault="00285450">
          <w:pPr>
            <w:pBdr>
              <w:top w:val="nil"/>
              <w:left w:val="nil"/>
              <w:bottom w:val="nil"/>
              <w:right w:val="nil"/>
              <w:between w:val="nil"/>
            </w:pBdr>
            <w:tabs>
              <w:tab w:val="right" w:leader="dot" w:pos="8630"/>
            </w:tabs>
            <w:spacing w:after="100"/>
            <w:ind w:left="240"/>
            <w:rPr>
              <w:rFonts w:eastAsia="Cambria"/>
              <w:color w:val="000000"/>
              <w:sz w:val="22"/>
              <w:szCs w:val="22"/>
            </w:rPr>
          </w:pPr>
          <w:hyperlink w:anchor="_8xyn3yv7jgli">
            <w:r w:rsidR="00073209" w:rsidRPr="00967697">
              <w:rPr>
                <w:color w:val="000000"/>
              </w:rPr>
              <w:t>Appendix A: User Stories and Requirements Specification</w:t>
            </w:r>
            <w:r w:rsidR="00073209" w:rsidRPr="00967697">
              <w:rPr>
                <w:color w:val="000000"/>
              </w:rPr>
              <w:tab/>
              <w:t>46</w:t>
            </w:r>
          </w:hyperlink>
        </w:p>
        <w:p w14:paraId="3DF01BE5" w14:textId="77777777" w:rsidR="008335FC" w:rsidRPr="00967697" w:rsidRDefault="00285450">
          <w:pPr>
            <w:pBdr>
              <w:top w:val="nil"/>
              <w:left w:val="nil"/>
              <w:bottom w:val="nil"/>
              <w:right w:val="nil"/>
              <w:between w:val="nil"/>
            </w:pBdr>
            <w:tabs>
              <w:tab w:val="right" w:leader="dot" w:pos="8630"/>
            </w:tabs>
            <w:spacing w:after="100"/>
            <w:ind w:left="240"/>
            <w:rPr>
              <w:rFonts w:eastAsia="Cambria"/>
              <w:color w:val="000000"/>
              <w:sz w:val="22"/>
              <w:szCs w:val="22"/>
            </w:rPr>
          </w:pPr>
          <w:hyperlink w:anchor="_17hb6f1enrc">
            <w:r w:rsidR="00073209" w:rsidRPr="00967697">
              <w:rPr>
                <w:color w:val="000000"/>
              </w:rPr>
              <w:t>Appendix B: Tables and Figures</w:t>
            </w:r>
            <w:r w:rsidR="00073209" w:rsidRPr="00967697">
              <w:rPr>
                <w:color w:val="000000"/>
              </w:rPr>
              <w:tab/>
              <w:t>48</w:t>
            </w:r>
          </w:hyperlink>
        </w:p>
        <w:p w14:paraId="3F6AE341" w14:textId="77777777" w:rsidR="008335FC" w:rsidRPr="00967697" w:rsidRDefault="00285450">
          <w:pPr>
            <w:pBdr>
              <w:top w:val="nil"/>
              <w:left w:val="nil"/>
              <w:bottom w:val="nil"/>
              <w:right w:val="nil"/>
              <w:between w:val="nil"/>
            </w:pBdr>
            <w:tabs>
              <w:tab w:val="right" w:leader="dot" w:pos="8630"/>
            </w:tabs>
            <w:spacing w:after="100"/>
            <w:ind w:left="240"/>
            <w:rPr>
              <w:rFonts w:eastAsia="Cambria"/>
              <w:color w:val="000000"/>
              <w:sz w:val="22"/>
              <w:szCs w:val="22"/>
            </w:rPr>
          </w:pPr>
          <w:hyperlink w:anchor="_c0sc8a1ntu1m">
            <w:r w:rsidR="00073209" w:rsidRPr="00967697">
              <w:rPr>
                <w:color w:val="000000"/>
              </w:rPr>
              <w:t>Appendix C: Wireframe for A.E.G.I.S.</w:t>
            </w:r>
            <w:r w:rsidR="00073209" w:rsidRPr="00967697">
              <w:rPr>
                <w:color w:val="000000"/>
              </w:rPr>
              <w:tab/>
              <w:t>58</w:t>
            </w:r>
          </w:hyperlink>
          <w:r w:rsidR="00073209" w:rsidRPr="00967697">
            <w:fldChar w:fldCharType="end"/>
          </w:r>
        </w:p>
      </w:sdtContent>
    </w:sdt>
    <w:p w14:paraId="029CFDE6" w14:textId="77777777" w:rsidR="008335FC" w:rsidRPr="00967697" w:rsidRDefault="00073209">
      <w:pPr>
        <w:spacing w:after="200"/>
      </w:pPr>
      <w:r w:rsidRPr="00967697">
        <w:rPr>
          <w:b/>
          <w:bCs/>
        </w:rPr>
        <w:t xml:space="preserve"> LIST OF TABLES</w:t>
      </w:r>
    </w:p>
    <w:sdt>
      <w:sdtPr>
        <w:id w:val="181402912"/>
        <w:docPartObj>
          <w:docPartGallery w:val="Table of Contents"/>
          <w:docPartUnique/>
        </w:docPartObj>
      </w:sdtPr>
      <w:sdtEndPr/>
      <w:sdtContent>
        <w:p w14:paraId="5BC50664" w14:textId="77777777" w:rsidR="008335FC" w:rsidRPr="00967697" w:rsidRDefault="00073209">
          <w:pPr>
            <w:pBdr>
              <w:top w:val="nil"/>
              <w:left w:val="nil"/>
              <w:bottom w:val="nil"/>
              <w:right w:val="nil"/>
              <w:between w:val="nil"/>
            </w:pBdr>
            <w:tabs>
              <w:tab w:val="right" w:pos="8630"/>
            </w:tabs>
            <w:rPr>
              <w:rFonts w:eastAsia="Cambria"/>
              <w:color w:val="000000"/>
              <w:sz w:val="22"/>
              <w:szCs w:val="22"/>
            </w:rPr>
          </w:pPr>
          <w:r w:rsidRPr="00967697">
            <w:fldChar w:fldCharType="begin"/>
          </w:r>
          <w:r w:rsidRPr="00967697">
            <w:instrText xml:space="preserve"> TOC \h \u \z \t "Heading 1,1,Heading 2,2,Heading 3,3,Heading 4,4,Heading 5,5,Heading 6,6,"</w:instrText>
          </w:r>
          <w:r w:rsidRPr="00967697">
            <w:fldChar w:fldCharType="separate"/>
          </w:r>
          <w:hyperlink w:anchor="_6ad86biwthcz">
            <w:r w:rsidRPr="00967697">
              <w:rPr>
                <w:color w:val="000000"/>
              </w:rPr>
              <w:t>Table 1 Comparative Analysis of Prior Research and Existing Alternatives</w:t>
            </w:r>
            <w:r w:rsidRPr="00967697">
              <w:rPr>
                <w:color w:val="000000"/>
              </w:rPr>
              <w:tab/>
              <w:t>16</w:t>
            </w:r>
          </w:hyperlink>
        </w:p>
        <w:p w14:paraId="3093201E" w14:textId="77777777" w:rsidR="008335FC" w:rsidRPr="00967697" w:rsidRDefault="00285450">
          <w:pPr>
            <w:pBdr>
              <w:top w:val="nil"/>
              <w:left w:val="nil"/>
              <w:bottom w:val="nil"/>
              <w:right w:val="nil"/>
              <w:between w:val="nil"/>
            </w:pBdr>
            <w:tabs>
              <w:tab w:val="right" w:pos="8630"/>
            </w:tabs>
            <w:rPr>
              <w:rFonts w:eastAsia="Cambria"/>
              <w:color w:val="000000"/>
              <w:sz w:val="22"/>
              <w:szCs w:val="22"/>
            </w:rPr>
          </w:pPr>
          <w:hyperlink w:anchor="_jnojnvd2alz7">
            <w:r w:rsidR="00073209" w:rsidRPr="00967697">
              <w:rPr>
                <w:color w:val="000000"/>
              </w:rPr>
              <w:t>Table 2 AI Module Performance Benchmarks and A.E.G.I.S. Target Metrics</w:t>
            </w:r>
            <w:r w:rsidR="00073209" w:rsidRPr="00967697">
              <w:rPr>
                <w:color w:val="000000"/>
              </w:rPr>
              <w:tab/>
              <w:t>20</w:t>
            </w:r>
          </w:hyperlink>
        </w:p>
        <w:p w14:paraId="1743FE0F" w14:textId="77777777" w:rsidR="008335FC" w:rsidRPr="00967697" w:rsidRDefault="00285450">
          <w:pPr>
            <w:pBdr>
              <w:top w:val="nil"/>
              <w:left w:val="nil"/>
              <w:bottom w:val="nil"/>
              <w:right w:val="nil"/>
              <w:between w:val="nil"/>
            </w:pBdr>
            <w:tabs>
              <w:tab w:val="right" w:pos="8630"/>
            </w:tabs>
            <w:rPr>
              <w:rFonts w:eastAsia="Cambria"/>
              <w:color w:val="000000"/>
              <w:sz w:val="22"/>
              <w:szCs w:val="22"/>
            </w:rPr>
          </w:pPr>
          <w:hyperlink w:anchor="_61ublgys83tu">
            <w:r w:rsidR="00073209" w:rsidRPr="00967697">
              <w:rPr>
                <w:color w:val="000000"/>
              </w:rPr>
              <w:t>Table 3 Hardware Requirements and Justification</w:t>
            </w:r>
            <w:r w:rsidR="00073209" w:rsidRPr="00967697">
              <w:rPr>
                <w:color w:val="000000"/>
              </w:rPr>
              <w:tab/>
              <w:t>21</w:t>
            </w:r>
          </w:hyperlink>
        </w:p>
        <w:p w14:paraId="26765327" w14:textId="77777777" w:rsidR="008335FC" w:rsidRPr="00967697" w:rsidRDefault="00285450">
          <w:pPr>
            <w:pBdr>
              <w:top w:val="nil"/>
              <w:left w:val="nil"/>
              <w:bottom w:val="nil"/>
              <w:right w:val="nil"/>
              <w:between w:val="nil"/>
            </w:pBdr>
            <w:tabs>
              <w:tab w:val="right" w:pos="8630"/>
            </w:tabs>
            <w:rPr>
              <w:rFonts w:eastAsia="Cambria"/>
              <w:color w:val="000000"/>
              <w:sz w:val="22"/>
              <w:szCs w:val="22"/>
            </w:rPr>
          </w:pPr>
          <w:hyperlink w:anchor="_6t21ptrm82f6">
            <w:r w:rsidR="00073209" w:rsidRPr="00967697">
              <w:rPr>
                <w:color w:val="000000"/>
              </w:rPr>
              <w:t>Table 4 Software Technology Stack</w:t>
            </w:r>
            <w:r w:rsidR="00073209" w:rsidRPr="00967697">
              <w:rPr>
                <w:color w:val="000000"/>
              </w:rPr>
              <w:tab/>
              <w:t>22</w:t>
            </w:r>
          </w:hyperlink>
        </w:p>
        <w:p w14:paraId="2460C082" w14:textId="77777777" w:rsidR="008335FC" w:rsidRPr="00967697" w:rsidRDefault="00285450">
          <w:pPr>
            <w:pBdr>
              <w:top w:val="nil"/>
              <w:left w:val="nil"/>
              <w:bottom w:val="nil"/>
              <w:right w:val="nil"/>
              <w:between w:val="nil"/>
            </w:pBdr>
            <w:tabs>
              <w:tab w:val="right" w:pos="8630"/>
            </w:tabs>
            <w:rPr>
              <w:rFonts w:eastAsia="Cambria"/>
              <w:color w:val="000000"/>
              <w:sz w:val="22"/>
              <w:szCs w:val="22"/>
            </w:rPr>
          </w:pPr>
          <w:hyperlink w:anchor="_bjjz5gx7bqfw">
            <w:r w:rsidR="00073209" w:rsidRPr="00967697">
              <w:rPr>
                <w:color w:val="000000"/>
              </w:rPr>
              <w:t>Table 5 Representative UAT Questionnaire Items by ISO/IEC 25010 Dimension</w:t>
            </w:r>
            <w:r w:rsidR="00073209" w:rsidRPr="00967697">
              <w:rPr>
                <w:color w:val="000000"/>
              </w:rPr>
              <w:tab/>
              <w:t>23</w:t>
            </w:r>
          </w:hyperlink>
        </w:p>
        <w:p w14:paraId="2EC5FDB0" w14:textId="77777777" w:rsidR="008335FC" w:rsidRPr="00967697" w:rsidRDefault="00285450">
          <w:pPr>
            <w:pBdr>
              <w:top w:val="nil"/>
              <w:left w:val="nil"/>
              <w:bottom w:val="nil"/>
              <w:right w:val="nil"/>
              <w:between w:val="nil"/>
            </w:pBdr>
            <w:tabs>
              <w:tab w:val="right" w:pos="8630"/>
            </w:tabs>
            <w:rPr>
              <w:rFonts w:eastAsia="Cambria"/>
              <w:color w:val="000000"/>
              <w:sz w:val="22"/>
              <w:szCs w:val="22"/>
            </w:rPr>
          </w:pPr>
          <w:hyperlink w:anchor="_c0f8bfjtyigc">
            <w:r w:rsidR="00073209" w:rsidRPr="00967697">
              <w:rPr>
                <w:color w:val="000000"/>
              </w:rPr>
              <w:t>Table 6 User Stories</w:t>
            </w:r>
            <w:r w:rsidR="00073209" w:rsidRPr="00967697">
              <w:rPr>
                <w:color w:val="000000"/>
              </w:rPr>
              <w:tab/>
              <w:t>46</w:t>
            </w:r>
          </w:hyperlink>
        </w:p>
        <w:p w14:paraId="7CA22732" w14:textId="77777777" w:rsidR="008335FC" w:rsidRPr="00967697" w:rsidRDefault="00285450">
          <w:pPr>
            <w:pBdr>
              <w:top w:val="nil"/>
              <w:left w:val="nil"/>
              <w:bottom w:val="nil"/>
              <w:right w:val="nil"/>
              <w:between w:val="nil"/>
            </w:pBdr>
            <w:tabs>
              <w:tab w:val="right" w:pos="8630"/>
            </w:tabs>
            <w:rPr>
              <w:rFonts w:eastAsia="Cambria"/>
              <w:color w:val="000000"/>
              <w:sz w:val="22"/>
              <w:szCs w:val="22"/>
            </w:rPr>
          </w:pPr>
          <w:hyperlink w:anchor="_etsy51nu8j1o">
            <w:r w:rsidR="00073209" w:rsidRPr="00967697">
              <w:rPr>
                <w:i/>
                <w:iCs/>
                <w:color w:val="000000"/>
              </w:rPr>
              <w:t>Table 9 Tools Used in Software Development</w:t>
            </w:r>
          </w:hyperlink>
          <w:hyperlink w:anchor="_etsy51nu8j1o">
            <w:r w:rsidR="00073209" w:rsidRPr="00967697">
              <w:rPr>
                <w:color w:val="000000"/>
              </w:rPr>
              <w:tab/>
              <w:t>48</w:t>
            </w:r>
          </w:hyperlink>
        </w:p>
        <w:p w14:paraId="73C69655" w14:textId="77777777" w:rsidR="008335FC" w:rsidRPr="00967697" w:rsidRDefault="00073209">
          <w:pPr>
            <w:spacing w:after="200"/>
          </w:pPr>
          <w:r w:rsidRPr="00967697">
            <w:fldChar w:fldCharType="end"/>
          </w:r>
        </w:p>
      </w:sdtContent>
    </w:sdt>
    <w:p w14:paraId="24822DBF" w14:textId="77777777" w:rsidR="008335FC" w:rsidRPr="00967697" w:rsidRDefault="00073209">
      <w:pPr>
        <w:spacing w:after="200"/>
      </w:pPr>
      <w:r w:rsidRPr="00967697">
        <w:rPr>
          <w:b/>
          <w:bCs/>
        </w:rPr>
        <w:lastRenderedPageBreak/>
        <w:t>LIST OF FIGURES</w:t>
      </w:r>
    </w:p>
    <w:sdt>
      <w:sdtPr>
        <w:id w:val="-427621617"/>
        <w:docPartObj>
          <w:docPartGallery w:val="Table of Contents"/>
          <w:docPartUnique/>
        </w:docPartObj>
      </w:sdtPr>
      <w:sdtEndPr/>
      <w:sdtContent>
        <w:p w14:paraId="3121BD66" w14:textId="77777777" w:rsidR="008335FC" w:rsidRPr="00967697" w:rsidRDefault="00073209">
          <w:pPr>
            <w:pBdr>
              <w:top w:val="nil"/>
              <w:left w:val="nil"/>
              <w:bottom w:val="nil"/>
              <w:right w:val="nil"/>
              <w:between w:val="nil"/>
            </w:pBdr>
            <w:tabs>
              <w:tab w:val="right" w:pos="8630"/>
            </w:tabs>
            <w:rPr>
              <w:rFonts w:eastAsia="Cambria"/>
              <w:color w:val="000000"/>
              <w:sz w:val="22"/>
              <w:szCs w:val="22"/>
            </w:rPr>
          </w:pPr>
          <w:r w:rsidRPr="00967697">
            <w:fldChar w:fldCharType="begin"/>
          </w:r>
          <w:r w:rsidRPr="00967697">
            <w:instrText xml:space="preserve"> TOC \h \u \z \t "Heading 1,1,Heading 2,2,Heading 3,3,Heading 4,4,Heading 5,5,Heading 6,6,"</w:instrText>
          </w:r>
          <w:r w:rsidRPr="00967697">
            <w:fldChar w:fldCharType="separate"/>
          </w:r>
          <w:hyperlink r:id="rId8">
            <w:r w:rsidRPr="00967697">
              <w:rPr>
                <w:color w:val="000000"/>
              </w:rPr>
              <w:t>Figure 1 Kanban Board Workflow</w:t>
            </w:r>
            <w:r w:rsidRPr="00967697">
              <w:rPr>
                <w:color w:val="000000"/>
              </w:rPr>
              <w:tab/>
            </w:r>
          </w:hyperlink>
          <w:r w:rsidRPr="00967697">
            <w:fldChar w:fldCharType="begin"/>
          </w:r>
          <w:r w:rsidRPr="00967697">
            <w:instrText xml:space="preserve"> PAGEREF _ez6zj126ci5w \h </w:instrText>
          </w:r>
          <w:r w:rsidRPr="00967697">
            <w:fldChar w:fldCharType="separate"/>
          </w:r>
          <w:r w:rsidRPr="00967697">
            <w:rPr>
              <w:color w:val="000000"/>
            </w:rPr>
            <w:t>52</w:t>
          </w:r>
          <w:r w:rsidRPr="00967697">
            <w:fldChar w:fldCharType="end"/>
          </w:r>
        </w:p>
        <w:p w14:paraId="766BB0B1" w14:textId="77777777" w:rsidR="008335FC" w:rsidRPr="00967697" w:rsidRDefault="00285450">
          <w:pPr>
            <w:pBdr>
              <w:top w:val="nil"/>
              <w:left w:val="nil"/>
              <w:bottom w:val="nil"/>
              <w:right w:val="nil"/>
              <w:between w:val="nil"/>
            </w:pBdr>
            <w:tabs>
              <w:tab w:val="right" w:pos="8630"/>
            </w:tabs>
            <w:rPr>
              <w:rFonts w:eastAsia="Cambria"/>
              <w:color w:val="000000"/>
              <w:sz w:val="22"/>
              <w:szCs w:val="22"/>
            </w:rPr>
          </w:pPr>
          <w:hyperlink r:id="rId9">
            <w:r w:rsidR="00073209" w:rsidRPr="00967697">
              <w:rPr>
                <w:color w:val="000000"/>
              </w:rPr>
              <w:t>Figure 2 Three-Tier System Architecture of A.E.G.I.S</w:t>
            </w:r>
            <w:r w:rsidR="00073209" w:rsidRPr="00967697">
              <w:rPr>
                <w:color w:val="000000"/>
              </w:rPr>
              <w:tab/>
            </w:r>
          </w:hyperlink>
          <w:r w:rsidR="00073209" w:rsidRPr="00967697">
            <w:fldChar w:fldCharType="begin"/>
          </w:r>
          <w:r w:rsidR="00073209" w:rsidRPr="00967697">
            <w:instrText xml:space="preserve"> PAGEREF _2vc57xrcxv3 \h </w:instrText>
          </w:r>
          <w:r w:rsidR="00073209" w:rsidRPr="00967697">
            <w:fldChar w:fldCharType="separate"/>
          </w:r>
          <w:r w:rsidR="00073209" w:rsidRPr="00967697">
            <w:rPr>
              <w:color w:val="000000"/>
            </w:rPr>
            <w:t>53</w:t>
          </w:r>
          <w:r w:rsidR="00073209" w:rsidRPr="00967697">
            <w:fldChar w:fldCharType="end"/>
          </w:r>
        </w:p>
        <w:p w14:paraId="1C6670D0" w14:textId="77777777" w:rsidR="008335FC" w:rsidRPr="00967697" w:rsidRDefault="00285450">
          <w:pPr>
            <w:pBdr>
              <w:top w:val="nil"/>
              <w:left w:val="nil"/>
              <w:bottom w:val="nil"/>
              <w:right w:val="nil"/>
              <w:between w:val="nil"/>
            </w:pBdr>
            <w:tabs>
              <w:tab w:val="right" w:pos="8630"/>
            </w:tabs>
            <w:rPr>
              <w:rFonts w:eastAsia="Cambria"/>
              <w:color w:val="000000"/>
              <w:sz w:val="22"/>
              <w:szCs w:val="22"/>
            </w:rPr>
          </w:pPr>
          <w:hyperlink w:anchor="_tlz0snk1qqwl">
            <w:r w:rsidR="00073209" w:rsidRPr="00967697">
              <w:rPr>
                <w:color w:val="000000"/>
              </w:rPr>
              <w:t>Figure 3 Entity Relationship Diagram</w:t>
            </w:r>
            <w:r w:rsidR="00073209" w:rsidRPr="00967697">
              <w:rPr>
                <w:color w:val="000000"/>
              </w:rPr>
              <w:tab/>
              <w:t>54</w:t>
            </w:r>
          </w:hyperlink>
        </w:p>
        <w:p w14:paraId="21028E71" w14:textId="41584842" w:rsidR="008335FC" w:rsidRPr="00967697" w:rsidRDefault="00200393">
          <w:pPr>
            <w:pBdr>
              <w:top w:val="nil"/>
              <w:left w:val="nil"/>
              <w:bottom w:val="nil"/>
              <w:right w:val="nil"/>
              <w:between w:val="nil"/>
            </w:pBdr>
            <w:tabs>
              <w:tab w:val="right" w:pos="8630"/>
            </w:tabs>
            <w:rPr>
              <w:rFonts w:eastAsia="Cambria"/>
              <w:color w:val="000000"/>
              <w:sz w:val="22"/>
              <w:szCs w:val="22"/>
            </w:rPr>
          </w:pPr>
          <w:r>
            <w:fldChar w:fldCharType="begin"/>
          </w:r>
          <w:r>
            <w:instrText xml:space="preserve"> HYPERLINK \l "_d489hsgf4xaa" \h </w:instrText>
          </w:r>
          <w:r>
            <w:fldChar w:fldCharType="separate"/>
          </w:r>
          <w:r w:rsidR="00073209" w:rsidRPr="00967697">
            <w:rPr>
              <w:color w:val="000000"/>
            </w:rPr>
            <w:t xml:space="preserve">Figure 4 Use </w:t>
          </w:r>
          <w:ins w:id="37" w:author="DAISY CASIPIT" w:date="2026-05-19T16:57:00Z">
            <w:r w:rsidR="007A1593">
              <w:rPr>
                <w:color w:val="000000"/>
              </w:rPr>
              <w:t>C</w:t>
            </w:r>
          </w:ins>
          <w:del w:id="38" w:author="DAISY CASIPIT" w:date="2026-05-19T16:57:00Z">
            <w:r w:rsidR="00073209" w:rsidRPr="00967697" w:rsidDel="007A1593">
              <w:rPr>
                <w:color w:val="000000"/>
              </w:rPr>
              <w:delText>c</w:delText>
            </w:r>
          </w:del>
          <w:r w:rsidR="00073209" w:rsidRPr="00967697">
            <w:rPr>
              <w:color w:val="000000"/>
            </w:rPr>
            <w:t xml:space="preserve">ase </w:t>
          </w:r>
          <w:ins w:id="39" w:author="DAISY CASIPIT" w:date="2026-05-19T16:57:00Z">
            <w:r w:rsidR="007A1593">
              <w:rPr>
                <w:color w:val="000000"/>
              </w:rPr>
              <w:t>D</w:t>
            </w:r>
          </w:ins>
          <w:del w:id="40" w:author="DAISY CASIPIT" w:date="2026-05-19T16:57:00Z">
            <w:r w:rsidR="00073209" w:rsidRPr="00967697" w:rsidDel="007A1593">
              <w:rPr>
                <w:color w:val="000000"/>
              </w:rPr>
              <w:delText>d</w:delText>
            </w:r>
          </w:del>
          <w:r w:rsidR="00073209" w:rsidRPr="00967697">
            <w:rPr>
              <w:color w:val="000000"/>
            </w:rPr>
            <w:t xml:space="preserve">iagram of A.E.G.I.S. </w:t>
          </w:r>
          <w:ins w:id="41" w:author="DAISY CASIPIT" w:date="2026-05-19T16:57:00Z">
            <w:r w:rsidR="007A1593">
              <w:rPr>
                <w:color w:val="000000"/>
              </w:rPr>
              <w:t>S</w:t>
            </w:r>
          </w:ins>
          <w:del w:id="42" w:author="DAISY CASIPIT" w:date="2026-05-19T16:57:00Z">
            <w:r w:rsidR="00073209" w:rsidRPr="00967697" w:rsidDel="007A1593">
              <w:rPr>
                <w:color w:val="000000"/>
              </w:rPr>
              <w:delText>s</w:delText>
            </w:r>
          </w:del>
          <w:r w:rsidR="00073209" w:rsidRPr="00967697">
            <w:rPr>
              <w:color w:val="000000"/>
            </w:rPr>
            <w:t xml:space="preserve">howing Student, OSA Administrator, and Super Admin </w:t>
          </w:r>
          <w:ins w:id="43" w:author="DAISY CASIPIT" w:date="2026-05-19T16:58:00Z">
            <w:r w:rsidR="007A1593">
              <w:rPr>
                <w:color w:val="000000"/>
              </w:rPr>
              <w:t>A</w:t>
            </w:r>
          </w:ins>
          <w:del w:id="44" w:author="DAISY CASIPIT" w:date="2026-05-19T16:58:00Z">
            <w:r w:rsidR="00073209" w:rsidRPr="00967697" w:rsidDel="007A1593">
              <w:rPr>
                <w:color w:val="000000"/>
              </w:rPr>
              <w:delText>a</w:delText>
            </w:r>
          </w:del>
          <w:r w:rsidR="00073209" w:rsidRPr="00967697">
            <w:rPr>
              <w:color w:val="000000"/>
            </w:rPr>
            <w:t xml:space="preserve">ctors along with </w:t>
          </w:r>
          <w:ins w:id="45" w:author="DAISY CASIPIT" w:date="2026-05-19T16:58:00Z">
            <w:r w:rsidR="007A1593">
              <w:rPr>
                <w:color w:val="000000"/>
              </w:rPr>
              <w:t>S</w:t>
            </w:r>
          </w:ins>
          <w:del w:id="46" w:author="DAISY CASIPIT" w:date="2026-05-19T16:58:00Z">
            <w:r w:rsidR="00073209" w:rsidRPr="00967697" w:rsidDel="007A1593">
              <w:rPr>
                <w:color w:val="000000"/>
              </w:rPr>
              <w:delText>s</w:delText>
            </w:r>
          </w:del>
          <w:r w:rsidR="00073209" w:rsidRPr="00967697">
            <w:rPr>
              <w:color w:val="000000"/>
            </w:rPr>
            <w:t xml:space="preserve">ystem-initiated </w:t>
          </w:r>
          <w:ins w:id="47" w:author="DAISY CASIPIT" w:date="2026-05-19T16:58:00Z">
            <w:r w:rsidR="007A1593">
              <w:rPr>
                <w:color w:val="000000"/>
              </w:rPr>
              <w:t>U</w:t>
            </w:r>
          </w:ins>
          <w:del w:id="48" w:author="DAISY CASIPIT" w:date="2026-05-19T16:58:00Z">
            <w:r w:rsidR="00073209" w:rsidRPr="00967697" w:rsidDel="007A1593">
              <w:rPr>
                <w:color w:val="000000"/>
              </w:rPr>
              <w:delText>u</w:delText>
            </w:r>
          </w:del>
          <w:r w:rsidR="00073209" w:rsidRPr="00967697">
            <w:rPr>
              <w:color w:val="000000"/>
            </w:rPr>
            <w:t xml:space="preserve">se </w:t>
          </w:r>
          <w:ins w:id="49" w:author="DAISY CASIPIT" w:date="2026-05-19T16:58:00Z">
            <w:r w:rsidR="007A1593">
              <w:rPr>
                <w:color w:val="000000"/>
              </w:rPr>
              <w:t>C</w:t>
            </w:r>
          </w:ins>
          <w:del w:id="50" w:author="DAISY CASIPIT" w:date="2026-05-19T16:58:00Z">
            <w:r w:rsidR="00073209" w:rsidRPr="00967697" w:rsidDel="007A1593">
              <w:rPr>
                <w:color w:val="000000"/>
              </w:rPr>
              <w:delText>c</w:delText>
            </w:r>
          </w:del>
          <w:r w:rsidR="00073209" w:rsidRPr="00967697">
            <w:rPr>
              <w:color w:val="000000"/>
            </w:rPr>
            <w:t>ases</w:t>
          </w:r>
          <w:del w:id="51" w:author="DAISY CASIPIT" w:date="2026-05-19T16:58:00Z">
            <w:r w:rsidR="00073209" w:rsidRPr="00967697" w:rsidDel="007A1593">
              <w:rPr>
                <w:color w:val="000000"/>
              </w:rPr>
              <w:delText>.</w:delText>
            </w:r>
          </w:del>
          <w:r w:rsidR="00073209" w:rsidRPr="00967697">
            <w:rPr>
              <w:color w:val="000000"/>
            </w:rPr>
            <w:tab/>
            <w:t>55</w:t>
          </w:r>
          <w:r>
            <w:rPr>
              <w:color w:val="000000"/>
            </w:rPr>
            <w:fldChar w:fldCharType="end"/>
          </w:r>
        </w:p>
        <w:p w14:paraId="7A1F4556" w14:textId="77777777" w:rsidR="008335FC" w:rsidRPr="00967697" w:rsidRDefault="00285450">
          <w:pPr>
            <w:pBdr>
              <w:top w:val="nil"/>
              <w:left w:val="nil"/>
              <w:bottom w:val="nil"/>
              <w:right w:val="nil"/>
              <w:between w:val="nil"/>
            </w:pBdr>
            <w:tabs>
              <w:tab w:val="right" w:pos="8630"/>
            </w:tabs>
            <w:rPr>
              <w:rFonts w:eastAsia="Cambria"/>
              <w:color w:val="000000"/>
              <w:sz w:val="22"/>
              <w:szCs w:val="22"/>
            </w:rPr>
          </w:pPr>
          <w:hyperlink r:id="rId10">
            <w:r w:rsidR="00073209" w:rsidRPr="00967697">
              <w:rPr>
                <w:color w:val="000000"/>
              </w:rPr>
              <w:t>Figure 5 Data Flow Diagram</w:t>
            </w:r>
            <w:r w:rsidR="00073209" w:rsidRPr="00967697">
              <w:rPr>
                <w:color w:val="000000"/>
              </w:rPr>
              <w:tab/>
            </w:r>
          </w:hyperlink>
          <w:r w:rsidR="00073209" w:rsidRPr="00967697">
            <w:fldChar w:fldCharType="begin"/>
          </w:r>
          <w:r w:rsidR="00073209" w:rsidRPr="00967697">
            <w:instrText xml:space="preserve"> PAGEREF _kubilgejsmyl \h </w:instrText>
          </w:r>
          <w:r w:rsidR="00073209" w:rsidRPr="00967697">
            <w:fldChar w:fldCharType="separate"/>
          </w:r>
          <w:r w:rsidR="00073209" w:rsidRPr="00967697">
            <w:rPr>
              <w:color w:val="000000"/>
            </w:rPr>
            <w:t>56</w:t>
          </w:r>
          <w:r w:rsidR="00073209" w:rsidRPr="00967697">
            <w:fldChar w:fldCharType="end"/>
          </w:r>
        </w:p>
        <w:p w14:paraId="1CB3EE9A" w14:textId="77777777" w:rsidR="008335FC" w:rsidRPr="00967697" w:rsidRDefault="00285450">
          <w:pPr>
            <w:pBdr>
              <w:top w:val="nil"/>
              <w:left w:val="nil"/>
              <w:bottom w:val="nil"/>
              <w:right w:val="nil"/>
              <w:between w:val="nil"/>
            </w:pBdr>
            <w:tabs>
              <w:tab w:val="right" w:pos="8630"/>
            </w:tabs>
            <w:rPr>
              <w:rFonts w:eastAsia="Cambria"/>
              <w:color w:val="000000"/>
              <w:sz w:val="22"/>
              <w:szCs w:val="22"/>
            </w:rPr>
          </w:pPr>
          <w:hyperlink w:anchor="_dcxsxws73euc">
            <w:r w:rsidR="00073209" w:rsidRPr="00967697">
              <w:rPr>
                <w:color w:val="000000"/>
              </w:rPr>
              <w:t>Figure 6 Flow Chart</w:t>
            </w:r>
            <w:r w:rsidR="00073209" w:rsidRPr="00967697">
              <w:rPr>
                <w:color w:val="000000"/>
              </w:rPr>
              <w:tab/>
              <w:t>57</w:t>
            </w:r>
          </w:hyperlink>
        </w:p>
        <w:p w14:paraId="3DD55540" w14:textId="77777777" w:rsidR="008335FC" w:rsidRPr="00967697" w:rsidRDefault="00285450">
          <w:pPr>
            <w:pBdr>
              <w:top w:val="nil"/>
              <w:left w:val="nil"/>
              <w:bottom w:val="nil"/>
              <w:right w:val="nil"/>
              <w:between w:val="nil"/>
            </w:pBdr>
            <w:tabs>
              <w:tab w:val="right" w:pos="8630"/>
            </w:tabs>
            <w:rPr>
              <w:rFonts w:eastAsia="Cambria"/>
              <w:color w:val="000000"/>
              <w:sz w:val="22"/>
              <w:szCs w:val="22"/>
            </w:rPr>
          </w:pPr>
          <w:hyperlink w:anchor="_yczeew3gtfhb">
            <w:r w:rsidR="00073209" w:rsidRPr="00967697">
              <w:rPr>
                <w:color w:val="000000"/>
              </w:rPr>
              <w:t>Figure 7 Landing Page and Login Page Wireframes</w:t>
            </w:r>
            <w:r w:rsidR="00073209" w:rsidRPr="00967697">
              <w:rPr>
                <w:color w:val="000000"/>
              </w:rPr>
              <w:tab/>
              <w:t>58</w:t>
            </w:r>
          </w:hyperlink>
        </w:p>
        <w:p w14:paraId="3C3440C8" w14:textId="77777777" w:rsidR="008335FC" w:rsidRPr="00967697" w:rsidRDefault="00285450">
          <w:pPr>
            <w:pBdr>
              <w:top w:val="nil"/>
              <w:left w:val="nil"/>
              <w:bottom w:val="nil"/>
              <w:right w:val="nil"/>
              <w:between w:val="nil"/>
            </w:pBdr>
            <w:tabs>
              <w:tab w:val="right" w:pos="8630"/>
            </w:tabs>
            <w:rPr>
              <w:rFonts w:eastAsia="Cambria"/>
              <w:color w:val="000000"/>
              <w:sz w:val="22"/>
              <w:szCs w:val="22"/>
            </w:rPr>
          </w:pPr>
          <w:hyperlink w:anchor="_bm86mz6bu3oy">
            <w:r w:rsidR="00073209" w:rsidRPr="00967697">
              <w:rPr>
                <w:color w:val="000000"/>
              </w:rPr>
              <w:t>Figure 8 Application Form Wireframe</w:t>
            </w:r>
            <w:r w:rsidR="00073209" w:rsidRPr="00967697">
              <w:rPr>
                <w:color w:val="000000"/>
              </w:rPr>
              <w:tab/>
              <w:t>58</w:t>
            </w:r>
          </w:hyperlink>
        </w:p>
        <w:p w14:paraId="3BA60BE7" w14:textId="77777777" w:rsidR="008335FC" w:rsidRPr="00967697" w:rsidRDefault="00285450">
          <w:pPr>
            <w:pBdr>
              <w:top w:val="nil"/>
              <w:left w:val="nil"/>
              <w:bottom w:val="nil"/>
              <w:right w:val="nil"/>
              <w:between w:val="nil"/>
            </w:pBdr>
            <w:tabs>
              <w:tab w:val="right" w:pos="8630"/>
            </w:tabs>
            <w:rPr>
              <w:rFonts w:eastAsia="Cambria"/>
              <w:color w:val="000000"/>
              <w:sz w:val="22"/>
              <w:szCs w:val="22"/>
            </w:rPr>
          </w:pPr>
          <w:hyperlink w:anchor="_jzjm1mr103if">
            <w:r w:rsidR="00073209" w:rsidRPr="00967697">
              <w:rPr>
                <w:color w:val="000000"/>
              </w:rPr>
              <w:t>Figure 9 Application Status Tracker Wireframe</w:t>
            </w:r>
            <w:r w:rsidR="00073209" w:rsidRPr="00967697">
              <w:rPr>
                <w:color w:val="000000"/>
              </w:rPr>
              <w:tab/>
              <w:t>59</w:t>
            </w:r>
          </w:hyperlink>
        </w:p>
        <w:p w14:paraId="6C236F30" w14:textId="77777777" w:rsidR="008335FC" w:rsidRPr="00967697" w:rsidRDefault="00285450">
          <w:pPr>
            <w:pBdr>
              <w:top w:val="nil"/>
              <w:left w:val="nil"/>
              <w:bottom w:val="nil"/>
              <w:right w:val="nil"/>
              <w:between w:val="nil"/>
            </w:pBdr>
            <w:tabs>
              <w:tab w:val="right" w:pos="8630"/>
            </w:tabs>
            <w:rPr>
              <w:rFonts w:eastAsia="Cambria"/>
              <w:color w:val="000000"/>
              <w:sz w:val="22"/>
              <w:szCs w:val="22"/>
            </w:rPr>
          </w:pPr>
          <w:hyperlink w:anchor="_9euc5mf1bi0l">
            <w:r w:rsidR="00073209" w:rsidRPr="00967697">
              <w:rPr>
                <w:color w:val="000000"/>
              </w:rPr>
              <w:t>Figure 10 Scholarship Manager – Create Scholarship Modal Wireframe</w:t>
            </w:r>
            <w:r w:rsidR="00073209" w:rsidRPr="00967697">
              <w:rPr>
                <w:color w:val="000000"/>
              </w:rPr>
              <w:tab/>
              <w:t>59</w:t>
            </w:r>
          </w:hyperlink>
        </w:p>
        <w:p w14:paraId="266D6F36" w14:textId="77777777" w:rsidR="008335FC" w:rsidRPr="00967697" w:rsidRDefault="00285450">
          <w:pPr>
            <w:pBdr>
              <w:top w:val="nil"/>
              <w:left w:val="nil"/>
              <w:bottom w:val="nil"/>
              <w:right w:val="nil"/>
              <w:between w:val="nil"/>
            </w:pBdr>
            <w:tabs>
              <w:tab w:val="right" w:pos="8630"/>
            </w:tabs>
            <w:rPr>
              <w:rFonts w:eastAsia="Cambria"/>
              <w:color w:val="000000"/>
              <w:sz w:val="22"/>
              <w:szCs w:val="22"/>
            </w:rPr>
          </w:pPr>
          <w:hyperlink w:anchor="_49qq95lwffm2">
            <w:r w:rsidR="00073209" w:rsidRPr="00967697">
              <w:rPr>
                <w:color w:val="000000"/>
              </w:rPr>
              <w:t>Figure 11 Scholarship Manager Wireframe</w:t>
            </w:r>
            <w:r w:rsidR="00073209" w:rsidRPr="00967697">
              <w:rPr>
                <w:color w:val="000000"/>
              </w:rPr>
              <w:tab/>
              <w:t>60</w:t>
            </w:r>
          </w:hyperlink>
        </w:p>
        <w:p w14:paraId="4F503E50" w14:textId="77777777" w:rsidR="008335FC" w:rsidRPr="00967697" w:rsidRDefault="00285450">
          <w:pPr>
            <w:pBdr>
              <w:top w:val="nil"/>
              <w:left w:val="nil"/>
              <w:bottom w:val="nil"/>
              <w:right w:val="nil"/>
              <w:between w:val="nil"/>
            </w:pBdr>
            <w:tabs>
              <w:tab w:val="right" w:pos="8630"/>
            </w:tabs>
            <w:rPr>
              <w:rFonts w:eastAsia="Cambria"/>
              <w:color w:val="000000"/>
              <w:sz w:val="22"/>
              <w:szCs w:val="22"/>
            </w:rPr>
          </w:pPr>
          <w:hyperlink w:anchor="_cby516ryv49a">
            <w:r w:rsidR="00073209" w:rsidRPr="00967697">
              <w:rPr>
                <w:color w:val="000000"/>
              </w:rPr>
              <w:t>Figure 12 Application Manager Wireframe</w:t>
            </w:r>
            <w:r w:rsidR="00073209" w:rsidRPr="00967697">
              <w:rPr>
                <w:color w:val="000000"/>
              </w:rPr>
              <w:tab/>
              <w:t>60</w:t>
            </w:r>
          </w:hyperlink>
        </w:p>
        <w:p w14:paraId="547358C8" w14:textId="77777777" w:rsidR="008335FC" w:rsidRPr="00967697" w:rsidRDefault="00285450">
          <w:pPr>
            <w:pBdr>
              <w:top w:val="nil"/>
              <w:left w:val="nil"/>
              <w:bottom w:val="nil"/>
              <w:right w:val="nil"/>
              <w:between w:val="nil"/>
            </w:pBdr>
            <w:tabs>
              <w:tab w:val="right" w:pos="8630"/>
            </w:tabs>
            <w:rPr>
              <w:rFonts w:eastAsia="Cambria"/>
              <w:color w:val="000000"/>
              <w:sz w:val="22"/>
              <w:szCs w:val="22"/>
            </w:rPr>
          </w:pPr>
          <w:hyperlink w:anchor="_hvx60p8043ti">
            <w:r w:rsidR="00073209" w:rsidRPr="00967697">
              <w:rPr>
                <w:color w:val="000000"/>
              </w:rPr>
              <w:t>Figure 13 Application Fraud Detection Manager Wireframe</w:t>
            </w:r>
            <w:r w:rsidR="00073209" w:rsidRPr="00967697">
              <w:rPr>
                <w:color w:val="000000"/>
              </w:rPr>
              <w:tab/>
              <w:t>61</w:t>
            </w:r>
          </w:hyperlink>
        </w:p>
        <w:p w14:paraId="6821C2B3" w14:textId="77777777" w:rsidR="008335FC" w:rsidRPr="00967697" w:rsidRDefault="00073209">
          <w:pPr>
            <w:spacing w:after="200"/>
          </w:pPr>
          <w:r w:rsidRPr="00967697">
            <w:fldChar w:fldCharType="end"/>
          </w:r>
        </w:p>
      </w:sdtContent>
    </w:sdt>
    <w:p w14:paraId="72374941" w14:textId="77777777" w:rsidR="008335FC" w:rsidRPr="00967697" w:rsidRDefault="008335FC">
      <w:pPr>
        <w:spacing w:after="200"/>
      </w:pPr>
    </w:p>
    <w:p w14:paraId="4E0248F6" w14:textId="77777777" w:rsidR="008335FC" w:rsidRPr="00967697" w:rsidRDefault="00073209">
      <w:pPr>
        <w:tabs>
          <w:tab w:val="left" w:pos="3071"/>
        </w:tabs>
      </w:pPr>
      <w:r w:rsidRPr="00967697">
        <w:tab/>
      </w:r>
    </w:p>
    <w:p w14:paraId="48B5D311" w14:textId="77777777" w:rsidR="008335FC" w:rsidRPr="00967697" w:rsidRDefault="00073209">
      <w:pPr>
        <w:tabs>
          <w:tab w:val="left" w:pos="3071"/>
        </w:tabs>
        <w:sectPr w:rsidR="008335FC" w:rsidRPr="00967697">
          <w:headerReference w:type="default" r:id="rId11"/>
          <w:footerReference w:type="default" r:id="rId12"/>
          <w:pgSz w:w="12240" w:h="15840"/>
          <w:pgMar w:top="1440" w:right="1440" w:bottom="1440" w:left="2160" w:header="706" w:footer="706" w:gutter="0"/>
          <w:pgNumType w:start="1"/>
          <w:cols w:space="720"/>
        </w:sectPr>
      </w:pPr>
      <w:r w:rsidRPr="00967697">
        <w:tab/>
      </w:r>
    </w:p>
    <w:p w14:paraId="026F1AE1" w14:textId="77777777" w:rsidR="008335FC" w:rsidRPr="00967697" w:rsidRDefault="00073209">
      <w:pPr>
        <w:pStyle w:val="Heading1"/>
        <w:rPr>
          <w:sz w:val="24"/>
          <w:szCs w:val="24"/>
        </w:rPr>
      </w:pPr>
      <w:bookmarkStart w:id="52" w:name="_xv2ndi43z8g8" w:colFirst="0" w:colLast="0"/>
      <w:bookmarkEnd w:id="52"/>
      <w:r w:rsidRPr="00967697">
        <w:rPr>
          <w:sz w:val="24"/>
          <w:szCs w:val="24"/>
        </w:rPr>
        <w:lastRenderedPageBreak/>
        <w:t>CHAPTER I</w:t>
      </w:r>
    </w:p>
    <w:p w14:paraId="7B66EC32" w14:textId="77777777" w:rsidR="008335FC" w:rsidRPr="00967697" w:rsidRDefault="00073209">
      <w:pPr>
        <w:pStyle w:val="Heading2"/>
        <w:jc w:val="center"/>
        <w:rPr>
          <w:sz w:val="24"/>
          <w:szCs w:val="24"/>
        </w:rPr>
      </w:pPr>
      <w:bookmarkStart w:id="53" w:name="_efq3djwr7qxz" w:colFirst="0" w:colLast="0"/>
      <w:bookmarkEnd w:id="53"/>
      <w:r w:rsidRPr="00967697">
        <w:rPr>
          <w:sz w:val="24"/>
          <w:szCs w:val="24"/>
        </w:rPr>
        <w:t>INTRODUCTION</w:t>
      </w:r>
    </w:p>
    <w:p w14:paraId="36803ECA" w14:textId="77777777" w:rsidR="008335FC" w:rsidRPr="00967697" w:rsidRDefault="00073209">
      <w:pPr>
        <w:pStyle w:val="Heading3"/>
      </w:pPr>
      <w:bookmarkStart w:id="54" w:name="_4e81rfc6y18j" w:colFirst="0" w:colLast="0"/>
      <w:bookmarkEnd w:id="54"/>
      <w:r w:rsidRPr="00967697">
        <w:t>Background of the Study</w:t>
      </w:r>
    </w:p>
    <w:p w14:paraId="70F5A944" w14:textId="77777777" w:rsidR="008335FC" w:rsidRPr="00967697" w:rsidRDefault="00073209">
      <w:pPr>
        <w:spacing w:line="480" w:lineRule="auto"/>
        <w:ind w:firstLine="720"/>
        <w:jc w:val="both"/>
      </w:pPr>
      <w:r w:rsidRPr="00967697">
        <w:t>The Office of Student Affairs at Central Luzon State University serves as the primary administrative unit overseeing all student welfare initiatives through its scholarship management activities, which reach all university colleges. The OSA handles government-funded scholarship programs, such as CHED's Student Financial Assistance Programs (</w:t>
      </w:r>
      <w:proofErr w:type="spellStart"/>
      <w:r w:rsidRPr="00967697">
        <w:t>StuFAPs</w:t>
      </w:r>
      <w:proofErr w:type="spellEnd"/>
      <w:r w:rsidRPr="00967697">
        <w:t>), including the Tertiary Education Subsidy (TES) and the Free Higher Education program, as well as DOST-SEI scholarships, which support science and engineering students. The OSA processes scholarship applications, which number in the hundreds, from students pursuing different programs across various academic years.</w:t>
      </w:r>
    </w:p>
    <w:p w14:paraId="1B6B8666" w14:textId="7E5D269F" w:rsidR="008335FC" w:rsidRPr="00967697" w:rsidRDefault="00073209">
      <w:pPr>
        <w:spacing w:line="480" w:lineRule="auto"/>
        <w:ind w:firstLine="720"/>
        <w:jc w:val="both"/>
      </w:pPr>
      <w:r w:rsidRPr="00967697">
        <w:t>Filipino students receive financial assistance through scholarships, which help</w:t>
      </w:r>
      <w:del w:id="55" w:author="DAISY CASIPIT" w:date="2026-06-08T23:01:00Z">
        <w:r w:rsidRPr="00967697" w:rsidDel="00513115">
          <w:delText>s</w:delText>
        </w:r>
      </w:del>
      <w:r w:rsidRPr="00967697">
        <w:t xml:space="preserve"> them achieve their educational goals. According to CHED (2022), around 58% of Philippine families depend on scholarship funding, indicating widespread financial hardship among students in state universities such as CLSU. Processing errors and delayed verification result in scholarship losses, creating an educational barrier by forcing applicants to stop their studies. The organization requires accurate and swift scholarship processing as an essential operational duty that extends beyond basic administrative tasks. CLSU's Office of Student Affairs continued using physical records for administrative work, including processing printed forms and organizing manual files, while other universities adopted digital solutions. The OSA processes scholarship applications every semester and requires a Certificate of Grade (COG) as its main documentation requirement.</w:t>
      </w:r>
    </w:p>
    <w:p w14:paraId="070FB1BA" w14:textId="77777777" w:rsidR="008335FC" w:rsidRPr="00967697" w:rsidRDefault="00073209">
      <w:pPr>
        <w:spacing w:after="200" w:line="480" w:lineRule="auto"/>
        <w:ind w:firstLine="720"/>
        <w:jc w:val="both"/>
      </w:pPr>
      <w:r w:rsidRPr="00967697">
        <w:t xml:space="preserve">Hence, to address these issues, a web-based scholarship management system, A.E.G.I.S. (AI-Enhanced Grant Information System), is proposed for the CLSU OSA. The </w:t>
      </w:r>
      <w:r w:rsidRPr="00967697">
        <w:lastRenderedPageBreak/>
        <w:t>system will provide a centralized digital platform for managing scholarship applications from submission to approval. It will feature an online student application portal, an AI-powered module for verifying document authenticity, an automated email notification system, and an administrative reporting interface. The document verification component will serve as an additional layer of security to help OSA staff detect potentially altered Certificates of Grades submitted by applicants. The system will be evaluated through User Acceptance Testing with OSA personnel using the ISO/IEC 25010 software quality standard. A.E.G.I.S. is expected to reduce manual workload, improve the integrity of the scholarship process, and support the OSA's compliance with national directives on digital government service delivery.</w:t>
      </w:r>
    </w:p>
    <w:p w14:paraId="0021E8AB" w14:textId="77777777" w:rsidR="008335FC" w:rsidRPr="00967697" w:rsidRDefault="008335FC">
      <w:pPr>
        <w:spacing w:line="480" w:lineRule="auto"/>
        <w:ind w:firstLine="720"/>
        <w:jc w:val="both"/>
      </w:pPr>
    </w:p>
    <w:p w14:paraId="2FE78F29" w14:textId="77777777" w:rsidR="008335FC" w:rsidRPr="00967697" w:rsidRDefault="00073209">
      <w:pPr>
        <w:rPr>
          <w:b/>
          <w:bCs/>
          <w:i/>
          <w:iCs/>
          <w:color w:val="000000"/>
        </w:rPr>
      </w:pPr>
      <w:r w:rsidRPr="00967697">
        <w:br w:type="page"/>
      </w:r>
    </w:p>
    <w:p w14:paraId="616BE3B9" w14:textId="77777777" w:rsidR="008335FC" w:rsidRPr="00967697" w:rsidRDefault="00073209">
      <w:pPr>
        <w:pStyle w:val="Heading3"/>
      </w:pPr>
      <w:bookmarkStart w:id="56" w:name="_5iq3cqm184m9" w:colFirst="0" w:colLast="0"/>
      <w:bookmarkEnd w:id="56"/>
      <w:r w:rsidRPr="00967697">
        <w:lastRenderedPageBreak/>
        <w:t>Company/Client Profile</w:t>
      </w:r>
    </w:p>
    <w:p w14:paraId="030C118B" w14:textId="77777777" w:rsidR="008335FC" w:rsidRPr="00967697" w:rsidRDefault="00073209">
      <w:pPr>
        <w:pStyle w:val="Heading2"/>
        <w:spacing w:line="480" w:lineRule="auto"/>
        <w:jc w:val="both"/>
        <w:rPr>
          <w:b w:val="0"/>
          <w:bCs w:val="0"/>
          <w:sz w:val="24"/>
          <w:szCs w:val="24"/>
        </w:rPr>
      </w:pPr>
      <w:bookmarkStart w:id="57" w:name="_mrj128uhn5wz" w:colFirst="0" w:colLast="0"/>
      <w:bookmarkEnd w:id="57"/>
      <w:r w:rsidRPr="00967697">
        <w:rPr>
          <w:b w:val="0"/>
          <w:bCs w:val="0"/>
          <w:sz w:val="24"/>
          <w:szCs w:val="24"/>
        </w:rPr>
        <w:tab/>
        <w:t>The Office of Student Affairs (OSA) of Central Luzon State University, located in Science City of Muñoz, Nueva Ecija, serves as the client of this study. The OSA operates under the Office of the Vice-President for Academic Affairs and is responsible for managing government-funded and institutional scholarship programs every academic term.</w:t>
      </w:r>
    </w:p>
    <w:p w14:paraId="0109B31A" w14:textId="77777777" w:rsidR="008335FC" w:rsidRPr="00967697" w:rsidRDefault="00073209">
      <w:pPr>
        <w:pStyle w:val="Heading2"/>
        <w:jc w:val="center"/>
        <w:rPr>
          <w:sz w:val="24"/>
          <w:szCs w:val="24"/>
        </w:rPr>
      </w:pPr>
      <w:bookmarkStart w:id="58" w:name="_dpaxn0o719he" w:colFirst="0" w:colLast="0"/>
      <w:bookmarkEnd w:id="58"/>
      <w:r w:rsidRPr="00967697">
        <w:rPr>
          <w:sz w:val="24"/>
          <w:szCs w:val="24"/>
        </w:rPr>
        <w:t>STATEMENT OF THE PROBLEM</w:t>
      </w:r>
    </w:p>
    <w:p w14:paraId="6C28A95D" w14:textId="77777777" w:rsidR="008335FC" w:rsidRPr="00967697" w:rsidRDefault="00073209">
      <w:pPr>
        <w:pStyle w:val="Heading3"/>
      </w:pPr>
      <w:bookmarkStart w:id="59" w:name="_jyv05xd9rbne" w:colFirst="0" w:colLast="0"/>
      <w:bookmarkEnd w:id="59"/>
      <w:r w:rsidRPr="00967697">
        <w:t>Specific Problems</w:t>
      </w:r>
    </w:p>
    <w:p w14:paraId="6EF6391B" w14:textId="374D80C9" w:rsidR="008335FC" w:rsidRPr="00967697" w:rsidRDefault="00073209">
      <w:pPr>
        <w:numPr>
          <w:ilvl w:val="0"/>
          <w:numId w:val="6"/>
        </w:numPr>
        <w:spacing w:line="480" w:lineRule="auto"/>
        <w:jc w:val="both"/>
      </w:pPr>
      <w:r w:rsidRPr="00967697">
        <w:rPr>
          <w:b/>
          <w:bCs/>
        </w:rPr>
        <w:t xml:space="preserve">Paper-Based Application </w:t>
      </w:r>
      <w:proofErr w:type="spellStart"/>
      <w:r w:rsidRPr="00967697">
        <w:rPr>
          <w:b/>
          <w:bCs/>
        </w:rPr>
        <w:t>Submission</w:t>
      </w:r>
      <w:ins w:id="60" w:author="DAISY CASIPIT" w:date="2026-05-14T10:04:00Z">
        <w:r w:rsidR="002A5CF3">
          <w:t>.</w:t>
        </w:r>
      </w:ins>
      <w:del w:id="61" w:author="DAISY CASIPIT" w:date="2026-05-14T10:04:00Z">
        <w:r w:rsidRPr="00967697" w:rsidDel="002A5CF3">
          <w:delText xml:space="preserve"> - </w:delText>
        </w:r>
      </w:del>
      <w:r w:rsidRPr="00967697">
        <w:t>Slow</w:t>
      </w:r>
      <w:proofErr w:type="spellEnd"/>
      <w:r w:rsidRPr="00967697">
        <w:t xml:space="preserve"> processing of physical forms and documents makes OSA's reliability of paper-based systems difficult.</w:t>
      </w:r>
    </w:p>
    <w:p w14:paraId="76F9B638" w14:textId="335272A4" w:rsidR="008335FC" w:rsidRPr="00967697" w:rsidRDefault="00073209">
      <w:pPr>
        <w:numPr>
          <w:ilvl w:val="0"/>
          <w:numId w:val="6"/>
        </w:numPr>
        <w:spacing w:line="480" w:lineRule="auto"/>
        <w:jc w:val="both"/>
      </w:pPr>
      <w:r w:rsidRPr="00967697">
        <w:rPr>
          <w:b/>
          <w:bCs/>
        </w:rPr>
        <w:t>Lack of Academic Document Verification</w:t>
      </w:r>
      <w:ins w:id="62" w:author="DAISY CASIPIT" w:date="2026-05-14T10:04:00Z">
        <w:r w:rsidR="002A5CF3">
          <w:rPr>
            <w:b/>
            <w:bCs/>
          </w:rPr>
          <w:t>.</w:t>
        </w:r>
      </w:ins>
      <w:del w:id="63" w:author="DAISY CASIPIT" w:date="2026-05-14T10:04:00Z">
        <w:r w:rsidRPr="00967697" w:rsidDel="002A5CF3">
          <w:rPr>
            <w:b/>
            <w:bCs/>
          </w:rPr>
          <w:delText xml:space="preserve"> –</w:delText>
        </w:r>
      </w:del>
      <w:r w:rsidRPr="00967697">
        <w:t xml:space="preserve"> Certificates of grades are reviewed solely by visual inspection, so fake documents, such as tampered COGs, can still pass through the office undetected.</w:t>
      </w:r>
    </w:p>
    <w:p w14:paraId="64D07475" w14:textId="7D04CC53" w:rsidR="008335FC" w:rsidRPr="00967697" w:rsidRDefault="00073209">
      <w:pPr>
        <w:numPr>
          <w:ilvl w:val="0"/>
          <w:numId w:val="6"/>
        </w:numPr>
        <w:spacing w:line="480" w:lineRule="auto"/>
        <w:jc w:val="both"/>
      </w:pPr>
      <w:r w:rsidRPr="00967697">
        <w:rPr>
          <w:b/>
          <w:bCs/>
        </w:rPr>
        <w:t xml:space="preserve">Manual Email for Status </w:t>
      </w:r>
      <w:proofErr w:type="gramStart"/>
      <w:r w:rsidRPr="00967697">
        <w:rPr>
          <w:b/>
          <w:bCs/>
        </w:rPr>
        <w:t xml:space="preserve">Updates </w:t>
      </w:r>
      <w:ins w:id="64" w:author="DAISY CASIPIT" w:date="2026-05-14T10:05:00Z">
        <w:r w:rsidR="002A5CF3">
          <w:rPr>
            <w:b/>
            <w:bCs/>
          </w:rPr>
          <w:t>.</w:t>
        </w:r>
      </w:ins>
      <w:proofErr w:type="gramEnd"/>
      <w:del w:id="65" w:author="DAISY CASIPIT" w:date="2026-05-14T10:05:00Z">
        <w:r w:rsidRPr="00967697" w:rsidDel="002A5CF3">
          <w:rPr>
            <w:b/>
            <w:bCs/>
          </w:rPr>
          <w:delText>-</w:delText>
        </w:r>
      </w:del>
      <w:r w:rsidRPr="00967697">
        <w:rPr>
          <w:b/>
          <w:bCs/>
        </w:rPr>
        <w:t xml:space="preserve"> </w:t>
      </w:r>
      <w:r w:rsidRPr="00967697">
        <w:t>Staff members send individual emails to each applicant, causing delays in communication and leaving students uninformed about their application status.</w:t>
      </w:r>
    </w:p>
    <w:p w14:paraId="2C109EEC" w14:textId="3C1F88AF" w:rsidR="008335FC" w:rsidRPr="00967697" w:rsidRDefault="00073209">
      <w:pPr>
        <w:numPr>
          <w:ilvl w:val="0"/>
          <w:numId w:val="6"/>
        </w:numPr>
        <w:spacing w:line="480" w:lineRule="auto"/>
        <w:jc w:val="both"/>
      </w:pPr>
      <w:r w:rsidRPr="00967697">
        <w:rPr>
          <w:b/>
          <w:bCs/>
        </w:rPr>
        <w:t>Filing and Storage Issues</w:t>
      </w:r>
      <w:ins w:id="66" w:author="DAISY CASIPIT" w:date="2026-05-14T10:05:00Z">
        <w:r w:rsidR="002A5CF3">
          <w:t>.</w:t>
        </w:r>
      </w:ins>
      <w:del w:id="67" w:author="DAISY CASIPIT" w:date="2026-05-14T10:05:00Z">
        <w:r w:rsidRPr="00967697" w:rsidDel="002A5CF3">
          <w:delText xml:space="preserve"> -</w:delText>
        </w:r>
      </w:del>
      <w:r w:rsidRPr="00967697">
        <w:t xml:space="preserve"> All scholarship records stored in physical folders limited the office's ability to quickly access and analyze data.</w:t>
      </w:r>
    </w:p>
    <w:p w14:paraId="14AD853A" w14:textId="20CB7738" w:rsidR="008335FC" w:rsidRPr="00967697" w:rsidRDefault="00073209">
      <w:pPr>
        <w:numPr>
          <w:ilvl w:val="0"/>
          <w:numId w:val="6"/>
        </w:numPr>
        <w:spacing w:after="100" w:line="480" w:lineRule="auto"/>
        <w:jc w:val="both"/>
      </w:pPr>
      <w:r w:rsidRPr="00967697">
        <w:rPr>
          <w:b/>
          <w:bCs/>
        </w:rPr>
        <w:t>Informal Evaluation/</w:t>
      </w:r>
      <w:proofErr w:type="spellStart"/>
      <w:r w:rsidRPr="00967697">
        <w:rPr>
          <w:b/>
          <w:bCs/>
        </w:rPr>
        <w:t>Assessment</w:t>
      </w:r>
      <w:ins w:id="68" w:author="DAISY CASIPIT" w:date="2026-05-14T10:05:00Z">
        <w:r w:rsidR="002A5CF3">
          <w:t>.</w:t>
        </w:r>
      </w:ins>
      <w:del w:id="69" w:author="DAISY CASIPIT" w:date="2026-05-14T10:05:00Z">
        <w:r w:rsidRPr="00967697" w:rsidDel="002A5CF3">
          <w:rPr>
            <w:b/>
            <w:bCs/>
          </w:rPr>
          <w:delText xml:space="preserve"> </w:delText>
        </w:r>
        <w:r w:rsidRPr="00967697" w:rsidDel="002A5CF3">
          <w:delText xml:space="preserve">– </w:delText>
        </w:r>
      </w:del>
      <w:r w:rsidRPr="00967697">
        <w:t>Has</w:t>
      </w:r>
      <w:proofErr w:type="spellEnd"/>
      <w:r w:rsidRPr="00967697">
        <w:t xml:space="preserve"> no formal system to evaluate its administrative tools; the reliability and performance of its processes remain unmeasured and unverified.</w:t>
      </w:r>
    </w:p>
    <w:p w14:paraId="5FDCAC1A" w14:textId="77777777" w:rsidR="008335FC" w:rsidRPr="00967697" w:rsidRDefault="00073209">
      <w:pPr>
        <w:rPr>
          <w:b/>
          <w:bCs/>
          <w:color w:val="000000"/>
        </w:rPr>
      </w:pPr>
      <w:r w:rsidRPr="00967697">
        <w:br w:type="page"/>
      </w:r>
    </w:p>
    <w:p w14:paraId="2FC35DD4" w14:textId="77777777" w:rsidR="008335FC" w:rsidRPr="00967697" w:rsidRDefault="00073209">
      <w:pPr>
        <w:pStyle w:val="Heading2"/>
        <w:jc w:val="center"/>
        <w:rPr>
          <w:sz w:val="24"/>
          <w:szCs w:val="24"/>
        </w:rPr>
      </w:pPr>
      <w:bookmarkStart w:id="70" w:name="_n186v24pbh24" w:colFirst="0" w:colLast="0"/>
      <w:bookmarkEnd w:id="70"/>
      <w:r w:rsidRPr="00967697">
        <w:rPr>
          <w:sz w:val="24"/>
          <w:szCs w:val="24"/>
        </w:rPr>
        <w:lastRenderedPageBreak/>
        <w:t>OBJECTIVES</w:t>
      </w:r>
    </w:p>
    <w:p w14:paraId="74F35592" w14:textId="77777777" w:rsidR="008335FC" w:rsidRPr="00967697" w:rsidRDefault="00073209">
      <w:pPr>
        <w:pStyle w:val="Heading3"/>
      </w:pPr>
      <w:bookmarkStart w:id="71" w:name="_9krn5bvra4tg" w:colFirst="0" w:colLast="0"/>
      <w:bookmarkEnd w:id="71"/>
      <w:r w:rsidRPr="00967697">
        <w:t>General Objective</w:t>
      </w:r>
    </w:p>
    <w:p w14:paraId="3626ADC9" w14:textId="77777777" w:rsidR="008335FC" w:rsidRPr="00967697" w:rsidRDefault="00073209">
      <w:pPr>
        <w:spacing w:after="200" w:line="480" w:lineRule="auto"/>
        <w:ind w:firstLine="720"/>
        <w:jc w:val="both"/>
      </w:pPr>
      <w:r w:rsidRPr="00967697">
        <w:t>The project aims to develop a web-based scholarship management system for the CLSU OSA. There are three main components of the system: AI-based document verification, automatic notification, and centralized record management.</w:t>
      </w:r>
    </w:p>
    <w:p w14:paraId="04E5D9A8" w14:textId="77777777" w:rsidR="008335FC" w:rsidRPr="00967697" w:rsidRDefault="00073209">
      <w:pPr>
        <w:pStyle w:val="Heading3"/>
        <w:spacing w:line="480" w:lineRule="auto"/>
        <w:jc w:val="both"/>
      </w:pPr>
      <w:bookmarkStart w:id="72" w:name="_6gxnl6fzf7u9" w:colFirst="0" w:colLast="0"/>
      <w:bookmarkEnd w:id="72"/>
      <w:r w:rsidRPr="00967697">
        <w:t>Specific Objectives</w:t>
      </w:r>
    </w:p>
    <w:p w14:paraId="00DBA926" w14:textId="38A96A6C" w:rsidR="008335FC" w:rsidRPr="00967697" w:rsidRDefault="00073209">
      <w:pPr>
        <w:numPr>
          <w:ilvl w:val="0"/>
          <w:numId w:val="9"/>
        </w:numPr>
        <w:spacing w:line="480" w:lineRule="auto"/>
        <w:jc w:val="both"/>
      </w:pPr>
      <w:r w:rsidRPr="00967697">
        <w:rPr>
          <w:b/>
          <w:bCs/>
        </w:rPr>
        <w:t>Build a Scholarship Management System</w:t>
      </w:r>
      <w:ins w:id="73" w:author="DAISY CASIPIT" w:date="2026-05-14T10:05:00Z">
        <w:r w:rsidR="002A5CF3">
          <w:t>.</w:t>
        </w:r>
      </w:ins>
      <w:del w:id="74" w:author="DAISY CASIPIT" w:date="2026-05-14T10:05:00Z">
        <w:r w:rsidRPr="00967697" w:rsidDel="002A5CF3">
          <w:delText xml:space="preserve"> -</w:delText>
        </w:r>
      </w:del>
      <w:r w:rsidRPr="00967697">
        <w:t xml:space="preserve"> A centralized scholarship system that will handle the scholarship application process for all users.</w:t>
      </w:r>
    </w:p>
    <w:p w14:paraId="05F4C33E" w14:textId="6E5AA001" w:rsidR="008335FC" w:rsidRPr="00967697" w:rsidRDefault="00073209">
      <w:pPr>
        <w:numPr>
          <w:ilvl w:val="0"/>
          <w:numId w:val="9"/>
        </w:numPr>
        <w:spacing w:line="480" w:lineRule="auto"/>
        <w:jc w:val="both"/>
      </w:pPr>
      <w:r w:rsidRPr="00967697">
        <w:rPr>
          <w:b/>
          <w:bCs/>
        </w:rPr>
        <w:t xml:space="preserve">Integrate an AI-Based COG Verification </w:t>
      </w:r>
      <w:proofErr w:type="spellStart"/>
      <w:r w:rsidRPr="00967697">
        <w:rPr>
          <w:b/>
          <w:bCs/>
        </w:rPr>
        <w:t>Module</w:t>
      </w:r>
      <w:ins w:id="75" w:author="DAISY CASIPIT" w:date="2026-05-14T10:05:00Z">
        <w:r w:rsidR="002A5CF3">
          <w:t>.</w:t>
        </w:r>
      </w:ins>
      <w:del w:id="76" w:author="DAISY CASIPIT" w:date="2026-05-14T10:05:00Z">
        <w:r w:rsidRPr="00967697" w:rsidDel="002A5CF3">
          <w:rPr>
            <w:b/>
            <w:bCs/>
          </w:rPr>
          <w:delText xml:space="preserve"> </w:delText>
        </w:r>
        <w:r w:rsidRPr="00967697" w:rsidDel="002A5CF3">
          <w:delText xml:space="preserve">- </w:delText>
        </w:r>
      </w:del>
      <w:r w:rsidRPr="00967697">
        <w:t>Fraud</w:t>
      </w:r>
      <w:proofErr w:type="spellEnd"/>
      <w:r w:rsidRPr="00967697">
        <w:t xml:space="preserve"> Probability Score is assigned to each uploaded Document of </w:t>
      </w:r>
      <w:del w:id="77" w:author="DAISY CASIPIT" w:date="2026-05-18T08:21:00Z">
        <w:r w:rsidRPr="00967697" w:rsidDel="00D04C53">
          <w:delText xml:space="preserve">Class </w:delText>
        </w:r>
      </w:del>
      <w:r w:rsidRPr="00967697">
        <w:t>for tampering verification.</w:t>
      </w:r>
    </w:p>
    <w:p w14:paraId="19F2C9FD" w14:textId="77777777" w:rsidR="008335FC" w:rsidRPr="00967697" w:rsidRDefault="00073209">
      <w:pPr>
        <w:numPr>
          <w:ilvl w:val="0"/>
          <w:numId w:val="9"/>
        </w:numPr>
        <w:spacing w:line="480" w:lineRule="auto"/>
        <w:jc w:val="both"/>
      </w:pPr>
      <w:r w:rsidRPr="00967697">
        <w:rPr>
          <w:b/>
          <w:bCs/>
        </w:rPr>
        <w:t xml:space="preserve">Build an Automatic Email Notification System </w:t>
      </w:r>
      <w:r w:rsidRPr="00967697">
        <w:t>- When OSA administrators modify an application, an automatic email will be sent to the applicant.</w:t>
      </w:r>
    </w:p>
    <w:p w14:paraId="123BB12F" w14:textId="77777777" w:rsidR="008335FC" w:rsidRPr="00967697" w:rsidRDefault="00073209">
      <w:pPr>
        <w:numPr>
          <w:ilvl w:val="0"/>
          <w:numId w:val="9"/>
        </w:numPr>
        <w:spacing w:line="480" w:lineRule="auto"/>
        <w:jc w:val="both"/>
      </w:pPr>
      <w:r w:rsidRPr="00967697">
        <w:rPr>
          <w:b/>
          <w:bCs/>
        </w:rPr>
        <w:t xml:space="preserve">Add a Record Export Feature for Compliance Use </w:t>
      </w:r>
      <w:r w:rsidRPr="00967697">
        <w:t>- Scholarship records would be contained in and could be made available online in CSV or PDF format for exporting.</w:t>
      </w:r>
    </w:p>
    <w:p w14:paraId="17090A1C" w14:textId="77777777" w:rsidR="008335FC" w:rsidRPr="00967697" w:rsidRDefault="00073209">
      <w:pPr>
        <w:numPr>
          <w:ilvl w:val="0"/>
          <w:numId w:val="9"/>
        </w:numPr>
        <w:spacing w:line="480" w:lineRule="auto"/>
        <w:jc w:val="both"/>
      </w:pPr>
      <w:r w:rsidRPr="00967697">
        <w:rPr>
          <w:b/>
          <w:bCs/>
        </w:rPr>
        <w:t xml:space="preserve">Assess the System Using ISO/IEC 25010 Standards </w:t>
      </w:r>
      <w:r w:rsidRPr="00967697">
        <w:t>- OSA personnel will evaluate the system using a Likert-scale survey. The system's acceptability is determined by the system's mean scores, with 4.00 as the lowest acceptable value.</w:t>
      </w:r>
    </w:p>
    <w:p w14:paraId="50D59C62" w14:textId="77777777" w:rsidR="008335FC" w:rsidRPr="00967697" w:rsidRDefault="00073209">
      <w:pPr>
        <w:rPr>
          <w:b/>
          <w:bCs/>
          <w:color w:val="000000"/>
          <w:sz w:val="26"/>
          <w:szCs w:val="26"/>
        </w:rPr>
      </w:pPr>
      <w:r w:rsidRPr="00967697">
        <w:br w:type="page"/>
      </w:r>
    </w:p>
    <w:p w14:paraId="2DDD4130" w14:textId="77777777" w:rsidR="008335FC" w:rsidRPr="00967697" w:rsidRDefault="00073209">
      <w:pPr>
        <w:pStyle w:val="Heading2"/>
        <w:jc w:val="center"/>
        <w:rPr>
          <w:sz w:val="24"/>
          <w:szCs w:val="24"/>
        </w:rPr>
      </w:pPr>
      <w:bookmarkStart w:id="78" w:name="_2ifwqqi416d9" w:colFirst="0" w:colLast="0"/>
      <w:bookmarkEnd w:id="78"/>
      <w:r w:rsidRPr="00967697">
        <w:lastRenderedPageBreak/>
        <w:br/>
      </w:r>
      <w:r w:rsidRPr="00967697">
        <w:rPr>
          <w:sz w:val="24"/>
          <w:szCs w:val="24"/>
        </w:rPr>
        <w:t>SCOPE AND LIMITATIONS</w:t>
      </w:r>
    </w:p>
    <w:p w14:paraId="1C1A9579" w14:textId="77777777" w:rsidR="008335FC" w:rsidRPr="00967697" w:rsidRDefault="00073209">
      <w:pPr>
        <w:pStyle w:val="Heading3"/>
      </w:pPr>
      <w:bookmarkStart w:id="79" w:name="_l7o9ixybxbm1" w:colFirst="0" w:colLast="0"/>
      <w:bookmarkEnd w:id="79"/>
      <w:r w:rsidRPr="00967697">
        <w:t>Scope</w:t>
      </w:r>
    </w:p>
    <w:p w14:paraId="42E4FDED" w14:textId="6B9B1EE1" w:rsidR="008335FC" w:rsidRPr="00967697" w:rsidRDefault="00073209">
      <w:pPr>
        <w:spacing w:after="200" w:line="480" w:lineRule="auto"/>
        <w:ind w:firstLine="720"/>
        <w:jc w:val="both"/>
      </w:pPr>
      <w:r w:rsidRPr="00967697">
        <w:t xml:space="preserve">The CLSU Office of Student Affairs will receive an online scholarship management system called A.E.G.I.S., which will serve as a web-based platform. The system </w:t>
      </w:r>
      <w:del w:id="80" w:author="DAISY CASIPIT" w:date="2026-06-07T21:45:00Z">
        <w:r w:rsidRPr="00967697" w:rsidDel="00A57AAC">
          <w:delText>will have</w:delText>
        </w:r>
      </w:del>
      <w:ins w:id="81" w:author="DAISY CASIPIT" w:date="2026-06-07T21:45:00Z">
        <w:r w:rsidR="00A57AAC">
          <w:t xml:space="preserve">has </w:t>
        </w:r>
      </w:ins>
      <w:del w:id="82" w:author="DAISY CASIPIT" w:date="2026-06-07T21:45:00Z">
        <w:r w:rsidRPr="00967697" w:rsidDel="00A57AAC">
          <w:delText xml:space="preserve"> </w:delText>
        </w:r>
      </w:del>
      <w:r w:rsidRPr="00967697">
        <w:t>three user types, each with different access levels.</w:t>
      </w:r>
    </w:p>
    <w:p w14:paraId="65EE4510" w14:textId="77777777" w:rsidR="008335FC" w:rsidRPr="00967697" w:rsidRDefault="00073209">
      <w:pPr>
        <w:numPr>
          <w:ilvl w:val="0"/>
          <w:numId w:val="7"/>
        </w:numPr>
        <w:spacing w:line="480" w:lineRule="auto"/>
        <w:jc w:val="both"/>
      </w:pPr>
      <w:r w:rsidRPr="00967697">
        <w:rPr>
          <w:b/>
          <w:bCs/>
        </w:rPr>
        <w:t>Students</w:t>
      </w:r>
      <w:r w:rsidRPr="00967697">
        <w:t xml:space="preserve"> can register for a destination, upload documents for their scholarship application, and track its progress. </w:t>
      </w:r>
    </w:p>
    <w:p w14:paraId="00DC5A19" w14:textId="77777777" w:rsidR="008335FC" w:rsidRPr="00967697" w:rsidRDefault="00073209">
      <w:pPr>
        <w:numPr>
          <w:ilvl w:val="0"/>
          <w:numId w:val="7"/>
        </w:numPr>
        <w:spacing w:line="480" w:lineRule="auto"/>
        <w:jc w:val="both"/>
        <w:rPr>
          <w:b/>
          <w:bCs/>
        </w:rPr>
      </w:pPr>
      <w:r w:rsidRPr="00967697">
        <w:rPr>
          <w:b/>
          <w:bCs/>
        </w:rPr>
        <w:t xml:space="preserve">OSA Staff </w:t>
      </w:r>
      <w:del w:id="83" w:author="DAISY CASIPIT" w:date="2026-06-04T15:46:00Z">
        <w:r w:rsidRPr="00967697" w:rsidDel="007639BF">
          <w:rPr>
            <w:b/>
            <w:bCs/>
          </w:rPr>
          <w:delText xml:space="preserve">- </w:delText>
        </w:r>
      </w:del>
      <w:r w:rsidRPr="00967697">
        <w:t>can review submitted applications, verify the uploaded documents with the use of an AI fraud detection tool, update students about their application status, and generate compliance reports.</w:t>
      </w:r>
      <w:r w:rsidRPr="00967697">
        <w:rPr>
          <w:b/>
          <w:bCs/>
        </w:rPr>
        <w:t xml:space="preserve"> </w:t>
      </w:r>
    </w:p>
    <w:p w14:paraId="2079180C" w14:textId="77777777" w:rsidR="008335FC" w:rsidRPr="00967697" w:rsidRDefault="00073209">
      <w:pPr>
        <w:numPr>
          <w:ilvl w:val="0"/>
          <w:numId w:val="7"/>
        </w:numPr>
        <w:spacing w:after="200" w:line="480" w:lineRule="auto"/>
        <w:jc w:val="both"/>
      </w:pPr>
      <w:r w:rsidRPr="00967697">
        <w:rPr>
          <w:b/>
          <w:bCs/>
        </w:rPr>
        <w:t xml:space="preserve">Super Administrator </w:t>
      </w:r>
      <w:r w:rsidRPr="00967697">
        <w:t>has full system access to A.E.G.I.S., including the ability to manage user accounts and scholarship program configurations.</w:t>
      </w:r>
    </w:p>
    <w:p w14:paraId="609C4938" w14:textId="77777777" w:rsidR="008335FC" w:rsidRPr="00967697" w:rsidRDefault="00073209">
      <w:pPr>
        <w:spacing w:after="200" w:line="480" w:lineRule="auto"/>
        <w:jc w:val="both"/>
      </w:pPr>
      <w:r w:rsidRPr="00967697">
        <w:t>The system offers five features:</w:t>
      </w:r>
    </w:p>
    <w:p w14:paraId="66B1CBE9" w14:textId="77777777" w:rsidR="008335FC" w:rsidRPr="00967697" w:rsidRDefault="00073209">
      <w:pPr>
        <w:numPr>
          <w:ilvl w:val="0"/>
          <w:numId w:val="3"/>
        </w:numPr>
        <w:spacing w:line="480" w:lineRule="auto"/>
        <w:jc w:val="both"/>
      </w:pPr>
      <w:r w:rsidRPr="00967697">
        <w:t xml:space="preserve">Some of the most common formats for submitting applications include JPEG and PNG. </w:t>
      </w:r>
    </w:p>
    <w:p w14:paraId="4DE894A4" w14:textId="77777777" w:rsidR="008335FC" w:rsidRPr="00967697" w:rsidRDefault="00073209">
      <w:pPr>
        <w:numPr>
          <w:ilvl w:val="0"/>
          <w:numId w:val="3"/>
        </w:numPr>
        <w:spacing w:line="480" w:lineRule="auto"/>
        <w:jc w:val="both"/>
      </w:pPr>
      <w:r w:rsidRPr="00967697">
        <w:t xml:space="preserve">A trial run of AI that reviews all submitted documents and returns an Anomaly Visualizing Fraud Probability Score. </w:t>
      </w:r>
    </w:p>
    <w:p w14:paraId="6E9B401A" w14:textId="77777777" w:rsidR="008335FC" w:rsidRPr="00967697" w:rsidRDefault="00073209">
      <w:pPr>
        <w:numPr>
          <w:ilvl w:val="0"/>
          <w:numId w:val="3"/>
        </w:numPr>
        <w:spacing w:line="480" w:lineRule="auto"/>
        <w:jc w:val="both"/>
      </w:pPr>
      <w:r w:rsidRPr="00967697">
        <w:t xml:space="preserve">Notifications will be sent through email to applicants about their application status. </w:t>
      </w:r>
    </w:p>
    <w:p w14:paraId="54F70E32" w14:textId="77777777" w:rsidR="008335FC" w:rsidRPr="00967697" w:rsidRDefault="00073209">
      <w:pPr>
        <w:numPr>
          <w:ilvl w:val="0"/>
          <w:numId w:val="3"/>
        </w:numPr>
        <w:spacing w:line="480" w:lineRule="auto"/>
        <w:jc w:val="both"/>
      </w:pPr>
      <w:r w:rsidRPr="00967697">
        <w:t xml:space="preserve">The dashboard provides an administrative team with access to monitoring applications. </w:t>
      </w:r>
    </w:p>
    <w:p w14:paraId="24E86B9B" w14:textId="77777777" w:rsidR="008335FC" w:rsidRPr="00967697" w:rsidRDefault="00073209">
      <w:pPr>
        <w:numPr>
          <w:ilvl w:val="0"/>
          <w:numId w:val="3"/>
        </w:numPr>
        <w:spacing w:after="200" w:line="480" w:lineRule="auto"/>
        <w:jc w:val="both"/>
      </w:pPr>
      <w:r w:rsidRPr="00967697">
        <w:t>CSV and PDF are supported as export formats.</w:t>
      </w:r>
    </w:p>
    <w:p w14:paraId="0374F22D" w14:textId="77777777" w:rsidR="008335FC" w:rsidRPr="00967697" w:rsidRDefault="00073209">
      <w:pPr>
        <w:rPr>
          <w:b/>
          <w:bCs/>
          <w:i/>
          <w:iCs/>
          <w:color w:val="000000"/>
        </w:rPr>
      </w:pPr>
      <w:r w:rsidRPr="00967697">
        <w:br w:type="page"/>
      </w:r>
    </w:p>
    <w:p w14:paraId="387B6C29" w14:textId="77777777" w:rsidR="008335FC" w:rsidRPr="00967697" w:rsidRDefault="00073209">
      <w:pPr>
        <w:pStyle w:val="Heading3"/>
      </w:pPr>
      <w:bookmarkStart w:id="84" w:name="_qepwvpzce8ki" w:colFirst="0" w:colLast="0"/>
      <w:bookmarkEnd w:id="84"/>
      <w:r w:rsidRPr="00967697">
        <w:lastRenderedPageBreak/>
        <w:t>Limitations</w:t>
      </w:r>
    </w:p>
    <w:p w14:paraId="71F12321" w14:textId="396C8CD2" w:rsidR="008335FC" w:rsidRPr="00967697" w:rsidRDefault="00073209">
      <w:pPr>
        <w:numPr>
          <w:ilvl w:val="0"/>
          <w:numId w:val="5"/>
        </w:numPr>
        <w:spacing w:line="480" w:lineRule="auto"/>
        <w:jc w:val="both"/>
      </w:pPr>
      <w:r w:rsidRPr="00967697">
        <w:rPr>
          <w:b/>
          <w:bCs/>
        </w:rPr>
        <w:t>No Integration with CLSU Institutional Databases</w:t>
      </w:r>
      <w:ins w:id="85" w:author="DAISY CASIPIT" w:date="2026-06-07T21:45:00Z">
        <w:r w:rsidR="00A57AAC">
          <w:t>.</w:t>
        </w:r>
      </w:ins>
      <w:ins w:id="86" w:author="DAISY CASIPIT" w:date="2026-06-07T21:46:00Z">
        <w:r w:rsidR="00A57AAC">
          <w:t xml:space="preserve"> </w:t>
        </w:r>
      </w:ins>
      <w:del w:id="87" w:author="DAISY CASIPIT" w:date="2026-06-07T21:45:00Z">
        <w:r w:rsidRPr="00967697" w:rsidDel="00A57AAC">
          <w:delText xml:space="preserve"> - </w:delText>
        </w:r>
      </w:del>
      <w:r w:rsidRPr="00967697">
        <w:t xml:space="preserve">The system operates as a standalone system, which does not establish any connections to CLSU grading or institutional databases. </w:t>
      </w:r>
    </w:p>
    <w:p w14:paraId="4ADD98B5" w14:textId="3A7AAA58" w:rsidR="008335FC" w:rsidRPr="00967697" w:rsidRDefault="00073209">
      <w:pPr>
        <w:numPr>
          <w:ilvl w:val="0"/>
          <w:numId w:val="5"/>
        </w:numPr>
        <w:spacing w:line="480" w:lineRule="auto"/>
        <w:jc w:val="both"/>
      </w:pPr>
      <w:r w:rsidRPr="00967697">
        <w:rPr>
          <w:b/>
          <w:bCs/>
        </w:rPr>
        <w:t>Document Verification as Decision-Support Only</w:t>
      </w:r>
      <w:ins w:id="88" w:author="DAISY CASIPIT" w:date="2026-06-07T21:46:00Z">
        <w:r w:rsidR="00A57AAC">
          <w:t xml:space="preserve">. </w:t>
        </w:r>
      </w:ins>
      <w:del w:id="89" w:author="DAISY CASIPIT" w:date="2026-06-07T21:46:00Z">
        <w:r w:rsidRPr="00967697" w:rsidDel="00A57AAC">
          <w:delText xml:space="preserve"> - </w:delText>
        </w:r>
      </w:del>
      <w:r w:rsidRPr="00967697">
        <w:t>The fraud detection module assists OSA employees in assessing document authenticity without automatically approving or rejecting any submission.</w:t>
      </w:r>
    </w:p>
    <w:p w14:paraId="32382B00" w14:textId="0121BADA" w:rsidR="008335FC" w:rsidRPr="00967697" w:rsidRDefault="00073209">
      <w:pPr>
        <w:numPr>
          <w:ilvl w:val="0"/>
          <w:numId w:val="5"/>
        </w:numPr>
        <w:spacing w:line="480" w:lineRule="auto"/>
        <w:jc w:val="both"/>
      </w:pPr>
      <w:r w:rsidRPr="00967697">
        <w:rPr>
          <w:b/>
          <w:bCs/>
        </w:rPr>
        <w:t>No Financial or Disbursement Functions</w:t>
      </w:r>
      <w:ins w:id="90" w:author="DAISY CASIPIT" w:date="2026-06-07T21:46:00Z">
        <w:r w:rsidR="00A57AAC">
          <w:rPr>
            <w:b/>
            <w:bCs/>
          </w:rPr>
          <w:t xml:space="preserve">. </w:t>
        </w:r>
      </w:ins>
      <w:del w:id="91" w:author="DAISY CASIPIT" w:date="2026-06-07T21:46:00Z">
        <w:r w:rsidRPr="00967697" w:rsidDel="00A57AAC">
          <w:delText xml:space="preserve"> - </w:delText>
        </w:r>
      </w:del>
      <w:r w:rsidRPr="00967697">
        <w:t xml:space="preserve">Scholarship-related financial calculations or fund accounting services are outside the system's scope. </w:t>
      </w:r>
    </w:p>
    <w:p w14:paraId="2FD67146" w14:textId="6027FFBC" w:rsidR="008335FC" w:rsidRPr="00967697" w:rsidRDefault="00073209">
      <w:pPr>
        <w:numPr>
          <w:ilvl w:val="0"/>
          <w:numId w:val="5"/>
        </w:numPr>
        <w:spacing w:line="480" w:lineRule="auto"/>
        <w:jc w:val="both"/>
      </w:pPr>
      <w:r w:rsidRPr="00967697">
        <w:rPr>
          <w:b/>
          <w:bCs/>
        </w:rPr>
        <w:t>Limited Document Format Support</w:t>
      </w:r>
      <w:ins w:id="92" w:author="DAISY CASIPIT" w:date="2026-06-07T21:46:00Z">
        <w:r w:rsidR="00A57AAC">
          <w:t xml:space="preserve">.  </w:t>
        </w:r>
      </w:ins>
      <w:del w:id="93" w:author="DAISY CASIPIT" w:date="2026-06-07T21:46:00Z">
        <w:r w:rsidRPr="00967697" w:rsidDel="00A57AAC">
          <w:delText xml:space="preserve"> - </w:delText>
        </w:r>
      </w:del>
      <w:r w:rsidRPr="00967697">
        <w:t>Submission formats can be uploaded only as JPEG or PNG images.</w:t>
      </w:r>
    </w:p>
    <w:p w14:paraId="50C44ED7" w14:textId="5EA072AD" w:rsidR="008335FC" w:rsidRPr="00967697" w:rsidRDefault="00073209">
      <w:pPr>
        <w:numPr>
          <w:ilvl w:val="0"/>
          <w:numId w:val="5"/>
        </w:numPr>
        <w:spacing w:after="100" w:line="480" w:lineRule="auto"/>
        <w:jc w:val="both"/>
      </w:pPr>
      <w:r w:rsidRPr="00967697">
        <w:rPr>
          <w:b/>
          <w:bCs/>
        </w:rPr>
        <w:t>No Dedicated Mobile Application</w:t>
      </w:r>
      <w:ins w:id="94" w:author="DAISY CASIPIT" w:date="2026-06-07T21:46:00Z">
        <w:r w:rsidR="00A57AAC">
          <w:t xml:space="preserve">.  </w:t>
        </w:r>
      </w:ins>
      <w:del w:id="95" w:author="DAISY CASIPIT" w:date="2026-06-07T21:46:00Z">
        <w:r w:rsidRPr="00967697" w:rsidDel="00A57AAC">
          <w:delText xml:space="preserve"> - </w:delText>
        </w:r>
      </w:del>
      <w:r w:rsidRPr="00967697">
        <w:t>Mobile app development is not part of the current scope; however, the system is available on mobile devices via a web browser.</w:t>
      </w:r>
    </w:p>
    <w:p w14:paraId="161161BA" w14:textId="77777777" w:rsidR="008335FC" w:rsidRPr="00967697" w:rsidRDefault="00073209">
      <w:pPr>
        <w:pStyle w:val="Heading2"/>
        <w:jc w:val="center"/>
        <w:rPr>
          <w:sz w:val="24"/>
          <w:szCs w:val="24"/>
        </w:rPr>
      </w:pPr>
      <w:bookmarkStart w:id="96" w:name="_karhrge2z3l4" w:colFirst="0" w:colLast="0"/>
      <w:bookmarkEnd w:id="96"/>
      <w:r w:rsidRPr="00967697">
        <w:rPr>
          <w:sz w:val="24"/>
          <w:szCs w:val="24"/>
        </w:rPr>
        <w:t>SIGNIFICANCE OF THE STUDY</w:t>
      </w:r>
    </w:p>
    <w:p w14:paraId="33DEEB52" w14:textId="77777777" w:rsidR="008335FC" w:rsidRPr="00967697" w:rsidRDefault="00073209">
      <w:pPr>
        <w:spacing w:after="200" w:line="480" w:lineRule="auto"/>
        <w:jc w:val="both"/>
      </w:pPr>
      <w:r w:rsidRPr="00967697">
        <w:t>The</w:t>
      </w:r>
      <w:del w:id="97" w:author="DAISY CASIPIT" w:date="2026-06-07T22:37:00Z">
        <w:r w:rsidRPr="00967697" w:rsidDel="00A5351A">
          <w:delText>se</w:delText>
        </w:r>
      </w:del>
      <w:r w:rsidRPr="00967697">
        <w:t xml:space="preserve"> stakeholders will benefit from the successful development and deployment of A.E.G.I.S.</w:t>
      </w:r>
    </w:p>
    <w:p w14:paraId="09F67EF6" w14:textId="5E6FF20E" w:rsidR="008335FC" w:rsidRPr="00967697" w:rsidRDefault="00073209">
      <w:pPr>
        <w:numPr>
          <w:ilvl w:val="0"/>
          <w:numId w:val="8"/>
        </w:numPr>
        <w:spacing w:line="480" w:lineRule="auto"/>
        <w:jc w:val="both"/>
      </w:pPr>
      <w:r w:rsidRPr="00967697">
        <w:rPr>
          <w:b/>
          <w:bCs/>
        </w:rPr>
        <w:t>Student Applicants</w:t>
      </w:r>
      <w:ins w:id="98" w:author="DAISY CASIPIT" w:date="2026-06-08T16:20:00Z">
        <w:r w:rsidR="00454785">
          <w:t xml:space="preserve">.  </w:t>
        </w:r>
      </w:ins>
      <w:del w:id="99" w:author="DAISY CASIPIT" w:date="2026-06-08T16:20:00Z">
        <w:r w:rsidRPr="00967697" w:rsidDel="00454785">
          <w:delText xml:space="preserve"> - </w:delText>
        </w:r>
      </w:del>
      <w:r w:rsidRPr="00967697">
        <w:t>The application portal is accessible from any device. With the email alerts, students can stay informed about changes to their application status.</w:t>
      </w:r>
    </w:p>
    <w:p w14:paraId="5071527F" w14:textId="50341C77" w:rsidR="008335FC" w:rsidRPr="00967697" w:rsidRDefault="00073209">
      <w:pPr>
        <w:numPr>
          <w:ilvl w:val="0"/>
          <w:numId w:val="8"/>
        </w:numPr>
        <w:spacing w:line="480" w:lineRule="auto"/>
        <w:jc w:val="both"/>
      </w:pPr>
      <w:r w:rsidRPr="00967697">
        <w:rPr>
          <w:b/>
          <w:bCs/>
        </w:rPr>
        <w:t>OSA Administrative Staff</w:t>
      </w:r>
      <w:ins w:id="100" w:author="DAISY CASIPIT" w:date="2026-06-08T16:21:00Z">
        <w:r w:rsidR="00454785">
          <w:t xml:space="preserve">.  </w:t>
        </w:r>
      </w:ins>
      <w:del w:id="101" w:author="DAISY CASIPIT" w:date="2026-06-08T16:21:00Z">
        <w:r w:rsidRPr="00967697" w:rsidDel="00454785">
          <w:delText xml:space="preserve"> - </w:delText>
        </w:r>
      </w:del>
      <w:r w:rsidRPr="00967697">
        <w:t>The centralized system stores scholarship records, eliminating the need for physical document storage. The AI verification module also helps staff assess document authenticity when reviewing applications.</w:t>
      </w:r>
    </w:p>
    <w:p w14:paraId="2676B5A5" w14:textId="5BB35175" w:rsidR="008335FC" w:rsidRPr="00967697" w:rsidRDefault="00073209">
      <w:pPr>
        <w:numPr>
          <w:ilvl w:val="0"/>
          <w:numId w:val="8"/>
        </w:numPr>
        <w:spacing w:line="480" w:lineRule="auto"/>
        <w:jc w:val="both"/>
      </w:pPr>
      <w:r w:rsidRPr="00967697">
        <w:rPr>
          <w:b/>
          <w:bCs/>
        </w:rPr>
        <w:lastRenderedPageBreak/>
        <w:t>CLSU Institutional Administration</w:t>
      </w:r>
      <w:ins w:id="102" w:author="DAISY CASIPIT" w:date="2026-06-08T16:21:00Z">
        <w:r w:rsidR="00454785">
          <w:t xml:space="preserve">. </w:t>
        </w:r>
      </w:ins>
      <w:del w:id="103" w:author="DAISY CASIPIT" w:date="2026-06-08T16:21:00Z">
        <w:r w:rsidRPr="00967697" w:rsidDel="00454785">
          <w:delText xml:space="preserve"> -</w:delText>
        </w:r>
      </w:del>
      <w:r w:rsidRPr="00967697">
        <w:t xml:space="preserve"> The system generates compliance reports for CHED and DOST-SEI, which users can export to simplify the auditing process by providing a clearer path to complete audits.</w:t>
      </w:r>
    </w:p>
    <w:p w14:paraId="332336CF" w14:textId="75216397" w:rsidR="008335FC" w:rsidRPr="00967697" w:rsidRDefault="00073209">
      <w:pPr>
        <w:numPr>
          <w:ilvl w:val="0"/>
          <w:numId w:val="8"/>
        </w:numPr>
        <w:spacing w:line="480" w:lineRule="auto"/>
        <w:jc w:val="both"/>
      </w:pPr>
      <w:r w:rsidRPr="00967697">
        <w:rPr>
          <w:b/>
          <w:bCs/>
        </w:rPr>
        <w:t>Future Researchers and Developers</w:t>
      </w:r>
      <w:ins w:id="104" w:author="DAISY CASIPIT" w:date="2026-06-08T16:21:00Z">
        <w:r w:rsidR="00454785">
          <w:t xml:space="preserve">.  </w:t>
        </w:r>
      </w:ins>
      <w:del w:id="105" w:author="DAISY CASIPIT" w:date="2026-06-08T16:21:00Z">
        <w:r w:rsidRPr="00967697" w:rsidDel="00454785">
          <w:delText xml:space="preserve"> - </w:delText>
        </w:r>
      </w:del>
      <w:r w:rsidRPr="00967697">
        <w:t>The study provides a reference point for AI document verification research that Philippine universities can use in their verification processes. The upcoming research will investigate institutional database connections to enhance the system's ability to detect fraudulent activities.</w:t>
      </w:r>
    </w:p>
    <w:p w14:paraId="68FA820E" w14:textId="381DCCB0" w:rsidR="008335FC" w:rsidRPr="00967697" w:rsidRDefault="00073209">
      <w:pPr>
        <w:pStyle w:val="Heading2"/>
        <w:keepNext/>
        <w:keepLines/>
        <w:numPr>
          <w:ilvl w:val="0"/>
          <w:numId w:val="8"/>
        </w:numPr>
        <w:spacing w:before="0" w:after="120" w:line="480" w:lineRule="auto"/>
        <w:jc w:val="both"/>
        <w:rPr>
          <w:sz w:val="24"/>
          <w:szCs w:val="24"/>
        </w:rPr>
      </w:pPr>
      <w:bookmarkStart w:id="106" w:name="_7ym50tlf4tmb" w:colFirst="0" w:colLast="0"/>
      <w:bookmarkEnd w:id="106"/>
      <w:r w:rsidRPr="00967697">
        <w:rPr>
          <w:sz w:val="24"/>
          <w:szCs w:val="24"/>
        </w:rPr>
        <w:t>Philippine HEI Sector</w:t>
      </w:r>
      <w:ins w:id="107" w:author="DAISY CASIPIT" w:date="2026-06-08T16:21:00Z">
        <w:r w:rsidR="00454785">
          <w:rPr>
            <w:b w:val="0"/>
            <w:bCs w:val="0"/>
            <w:sz w:val="24"/>
            <w:szCs w:val="24"/>
          </w:rPr>
          <w:t xml:space="preserve">. </w:t>
        </w:r>
      </w:ins>
      <w:del w:id="108" w:author="DAISY CASIPIT" w:date="2026-06-08T16:21:00Z">
        <w:r w:rsidRPr="00967697" w:rsidDel="00454785">
          <w:rPr>
            <w:b w:val="0"/>
            <w:bCs w:val="0"/>
            <w:sz w:val="24"/>
            <w:szCs w:val="24"/>
          </w:rPr>
          <w:delText xml:space="preserve"> - </w:delText>
        </w:r>
      </w:del>
      <w:r w:rsidRPr="00967697">
        <w:rPr>
          <w:b w:val="0"/>
          <w:bCs w:val="0"/>
          <w:sz w:val="24"/>
          <w:szCs w:val="24"/>
        </w:rPr>
        <w:t>A.E.G.I.S. serves as a reference tool for other state universities to solve their scholarship administration challenges. The system supports the digital government service delivery objectives established by the implementation of R.A. 11032.</w:t>
      </w:r>
    </w:p>
    <w:p w14:paraId="6D5C51A3" w14:textId="77777777" w:rsidR="008335FC" w:rsidRPr="00967697" w:rsidRDefault="00073209">
      <w:pPr>
        <w:pStyle w:val="Heading2"/>
        <w:jc w:val="center"/>
        <w:rPr>
          <w:sz w:val="24"/>
          <w:szCs w:val="24"/>
        </w:rPr>
      </w:pPr>
      <w:bookmarkStart w:id="109" w:name="_4cfqye8ubjzg" w:colFirst="0" w:colLast="0"/>
      <w:bookmarkEnd w:id="109"/>
      <w:r w:rsidRPr="00967697">
        <w:rPr>
          <w:sz w:val="24"/>
          <w:szCs w:val="24"/>
        </w:rPr>
        <w:t>DEFINITION OF TERMS</w:t>
      </w:r>
    </w:p>
    <w:p w14:paraId="09B4D267" w14:textId="77777777" w:rsidR="008335FC" w:rsidRPr="00967697" w:rsidRDefault="00073209">
      <w:pPr>
        <w:spacing w:after="200" w:line="480" w:lineRule="auto"/>
        <w:jc w:val="both"/>
      </w:pPr>
      <w:r w:rsidRPr="00967697">
        <w:t>The succeeding terms are defined the way this study uses them:</w:t>
      </w:r>
    </w:p>
    <w:p w14:paraId="78F87A61" w14:textId="2924A866" w:rsidR="008335FC" w:rsidRPr="00967697" w:rsidRDefault="00073209">
      <w:pPr>
        <w:numPr>
          <w:ilvl w:val="0"/>
          <w:numId w:val="4"/>
        </w:numPr>
        <w:spacing w:line="480" w:lineRule="auto"/>
        <w:jc w:val="both"/>
      </w:pPr>
      <w:r w:rsidRPr="00967697">
        <w:rPr>
          <w:b/>
          <w:bCs/>
        </w:rPr>
        <w:t xml:space="preserve">Artificial Intelligence (AI). </w:t>
      </w:r>
      <w:r w:rsidRPr="00967697">
        <w:t>The simulation of human cognitive functions by computer systems, including learning, reasoning, and problem-solving. In A.E.G.I.S., AI refers specifically to the Convolutional Neural Network-based pipeline used to detect signs of tampering in uploaded Certificate</w:t>
      </w:r>
      <w:ins w:id="110" w:author="DAISY CASIPIT" w:date="2026-06-08T23:01:00Z">
        <w:r w:rsidR="00513115">
          <w:t>s</w:t>
        </w:r>
      </w:ins>
      <w:r w:rsidRPr="00967697">
        <w:t xml:space="preserve"> of Grades documents. </w:t>
      </w:r>
    </w:p>
    <w:p w14:paraId="6F7BC795" w14:textId="77777777" w:rsidR="008335FC" w:rsidRPr="00967697" w:rsidRDefault="00073209">
      <w:pPr>
        <w:numPr>
          <w:ilvl w:val="0"/>
          <w:numId w:val="4"/>
        </w:numPr>
        <w:spacing w:line="480" w:lineRule="auto"/>
        <w:jc w:val="both"/>
      </w:pPr>
      <w:r w:rsidRPr="00967697">
        <w:rPr>
          <w:b/>
          <w:bCs/>
        </w:rPr>
        <w:t xml:space="preserve">Certificate of Grades (COG). </w:t>
      </w:r>
      <w:r w:rsidRPr="00967697">
        <w:t>Maintained by the Office of Admissions and Records at CLSU, it provides a complete record of a student's grades for a given grading period, along with the General Weighted Average.</w:t>
      </w:r>
    </w:p>
    <w:p w14:paraId="7AA49224" w14:textId="77777777" w:rsidR="008335FC" w:rsidRPr="00967697" w:rsidRDefault="00073209">
      <w:pPr>
        <w:numPr>
          <w:ilvl w:val="0"/>
          <w:numId w:val="4"/>
        </w:numPr>
        <w:spacing w:line="480" w:lineRule="auto"/>
        <w:jc w:val="both"/>
      </w:pPr>
      <w:r w:rsidRPr="00967697">
        <w:rPr>
          <w:b/>
          <w:bCs/>
        </w:rPr>
        <w:t xml:space="preserve">Convolutional Neural Network (CNN). </w:t>
      </w:r>
      <w:r w:rsidRPr="00967697">
        <w:t xml:space="preserve">The deep learning model processes images through advanced algorithms. The system employs convolutional filters to </w:t>
      </w:r>
      <w:r w:rsidRPr="00967697">
        <w:lastRenderedPageBreak/>
        <w:t>extract spatial features from images, enabling it to identify genuine document sections and their modified counterparts.</w:t>
      </w:r>
    </w:p>
    <w:p w14:paraId="16876864" w14:textId="77777777" w:rsidR="008335FC" w:rsidRPr="00967697" w:rsidRDefault="00073209">
      <w:pPr>
        <w:numPr>
          <w:ilvl w:val="0"/>
          <w:numId w:val="4"/>
        </w:numPr>
        <w:spacing w:line="480" w:lineRule="auto"/>
        <w:jc w:val="both"/>
      </w:pPr>
      <w:r w:rsidRPr="00967697">
        <w:rPr>
          <w:b/>
          <w:bCs/>
        </w:rPr>
        <w:t xml:space="preserve">Error Level Analysis (ELA). </w:t>
      </w:r>
      <w:r w:rsidRPr="00967697">
        <w:t>The preprocessing technique used in digital forensics, through analysis of JPEG and PNG images, identifies areas that exhibit inconsistent behavior during re-compression testing.</w:t>
      </w:r>
    </w:p>
    <w:p w14:paraId="63BC7ACD" w14:textId="77777777" w:rsidR="008335FC" w:rsidRPr="00967697" w:rsidRDefault="00073209">
      <w:pPr>
        <w:numPr>
          <w:ilvl w:val="0"/>
          <w:numId w:val="4"/>
        </w:numPr>
        <w:spacing w:line="480" w:lineRule="auto"/>
        <w:jc w:val="both"/>
      </w:pPr>
      <w:r w:rsidRPr="00967697">
        <w:rPr>
          <w:b/>
          <w:bCs/>
        </w:rPr>
        <w:t xml:space="preserve">Fraud Probability Score. </w:t>
      </w:r>
      <w:r w:rsidRPr="00967697">
        <w:t>To assess the extent to which an uploaded document has been manipulated by AI, a classifier value ranging from 0 to 100 might serve as a predictor.</w:t>
      </w:r>
    </w:p>
    <w:p w14:paraId="50BFE656" w14:textId="77777777" w:rsidR="008335FC" w:rsidRPr="00967697" w:rsidRDefault="00073209">
      <w:pPr>
        <w:numPr>
          <w:ilvl w:val="0"/>
          <w:numId w:val="4"/>
        </w:numPr>
        <w:spacing w:line="480" w:lineRule="auto"/>
        <w:jc w:val="both"/>
      </w:pPr>
      <w:r w:rsidRPr="00967697">
        <w:rPr>
          <w:b/>
          <w:bCs/>
        </w:rPr>
        <w:t xml:space="preserve">Laravel. </w:t>
      </w:r>
      <w:r w:rsidRPr="00967697">
        <w:t>The PHP web framework implements the model-view-controller design pattern. A.E.G.I.S. uses the framework to manage its database connections and user authentication, control website navigation, and process email messages.</w:t>
      </w:r>
    </w:p>
    <w:p w14:paraId="6CF43F3D" w14:textId="77777777" w:rsidR="008335FC" w:rsidRPr="00967697" w:rsidRDefault="00073209">
      <w:pPr>
        <w:numPr>
          <w:ilvl w:val="0"/>
          <w:numId w:val="4"/>
        </w:numPr>
        <w:spacing w:line="480" w:lineRule="auto"/>
        <w:jc w:val="both"/>
      </w:pPr>
      <w:r w:rsidRPr="00967697">
        <w:rPr>
          <w:b/>
          <w:bCs/>
        </w:rPr>
        <w:t xml:space="preserve">Role-Based Access Control (RBAC). </w:t>
      </w:r>
      <w:r w:rsidRPr="00967697">
        <w:t xml:space="preserve">It is a security mechanism that limits what a user can see and do based on their role. </w:t>
      </w:r>
    </w:p>
    <w:p w14:paraId="712B0ABB" w14:textId="77777777" w:rsidR="008335FC" w:rsidRPr="00967697" w:rsidRDefault="00073209">
      <w:pPr>
        <w:numPr>
          <w:ilvl w:val="0"/>
          <w:numId w:val="4"/>
        </w:numPr>
        <w:spacing w:line="480" w:lineRule="auto"/>
        <w:jc w:val="both"/>
      </w:pPr>
      <w:r w:rsidRPr="00967697">
        <w:rPr>
          <w:b/>
          <w:bCs/>
        </w:rPr>
        <w:t xml:space="preserve">SMTP (Simple Mail Transfer Protocol). </w:t>
      </w:r>
      <w:r w:rsidRPr="00967697">
        <w:t xml:space="preserve">Over time, A.E.G.I.S. sends automated SMTP notifications whenever an application status is updated using </w:t>
      </w:r>
      <w:proofErr w:type="spellStart"/>
      <w:r w:rsidRPr="00967697">
        <w:t>PHPMailer</w:t>
      </w:r>
      <w:proofErr w:type="spellEnd"/>
      <w:r w:rsidRPr="00967697">
        <w:t xml:space="preserve"> or Laravel Mail.</w:t>
      </w:r>
    </w:p>
    <w:p w14:paraId="1B47A6A4" w14:textId="77777777" w:rsidR="008335FC" w:rsidRPr="00967697" w:rsidRDefault="00073209">
      <w:pPr>
        <w:numPr>
          <w:ilvl w:val="0"/>
          <w:numId w:val="4"/>
        </w:numPr>
        <w:spacing w:line="480" w:lineRule="auto"/>
        <w:jc w:val="both"/>
      </w:pPr>
      <w:r w:rsidRPr="00967697">
        <w:rPr>
          <w:b/>
          <w:bCs/>
        </w:rPr>
        <w:t xml:space="preserve">User Acceptance Testing (UAT). </w:t>
      </w:r>
      <w:r w:rsidRPr="00967697">
        <w:t>The structured evaluation process requires end users to test the functional system in controlled conditions to assess its compliance with operational and usability standards.</w:t>
      </w:r>
    </w:p>
    <w:p w14:paraId="26D09B0D" w14:textId="77777777" w:rsidR="008335FC" w:rsidRPr="00967697" w:rsidRDefault="00073209">
      <w:pPr>
        <w:numPr>
          <w:ilvl w:val="0"/>
          <w:numId w:val="4"/>
        </w:numPr>
        <w:spacing w:after="200" w:line="480" w:lineRule="auto"/>
        <w:jc w:val="both"/>
      </w:pPr>
      <w:r w:rsidRPr="00967697">
        <w:rPr>
          <w:b/>
          <w:bCs/>
        </w:rPr>
        <w:t xml:space="preserve">Web-Based System. </w:t>
      </w:r>
      <w:r w:rsidRPr="00967697">
        <w:t>A software application accessed through a web browser without local installation.</w:t>
      </w:r>
    </w:p>
    <w:p w14:paraId="2BD9016A" w14:textId="77777777" w:rsidR="008335FC" w:rsidRPr="00967697" w:rsidRDefault="00073209">
      <w:pPr>
        <w:rPr>
          <w:b/>
          <w:bCs/>
          <w:smallCaps/>
          <w:color w:val="000000"/>
        </w:rPr>
      </w:pPr>
      <w:bookmarkStart w:id="111" w:name="_nhsr5989eimw" w:colFirst="0" w:colLast="0"/>
      <w:bookmarkEnd w:id="111"/>
      <w:r w:rsidRPr="00967697">
        <w:br w:type="page"/>
      </w:r>
    </w:p>
    <w:p w14:paraId="3F18021F" w14:textId="77777777" w:rsidR="008335FC" w:rsidRPr="00967697" w:rsidRDefault="00073209">
      <w:pPr>
        <w:pStyle w:val="Heading1"/>
        <w:rPr>
          <w:sz w:val="24"/>
          <w:szCs w:val="24"/>
        </w:rPr>
      </w:pPr>
      <w:bookmarkStart w:id="112" w:name="_92udpx49lkm9" w:colFirst="0" w:colLast="0"/>
      <w:bookmarkEnd w:id="112"/>
      <w:r w:rsidRPr="00967697">
        <w:rPr>
          <w:sz w:val="24"/>
          <w:szCs w:val="24"/>
        </w:rPr>
        <w:lastRenderedPageBreak/>
        <w:t>CHAPTER II</w:t>
      </w:r>
    </w:p>
    <w:p w14:paraId="17162519" w14:textId="77777777" w:rsidR="008335FC" w:rsidRPr="00967697" w:rsidRDefault="00073209" w:rsidP="007E6D18">
      <w:pPr>
        <w:pStyle w:val="Heading2"/>
        <w:jc w:val="center"/>
        <w:rPr>
          <w:sz w:val="24"/>
          <w:szCs w:val="24"/>
        </w:rPr>
      </w:pPr>
      <w:bookmarkStart w:id="113" w:name="_qofz6lv6cmr2" w:colFirst="0" w:colLast="0"/>
      <w:bookmarkEnd w:id="113"/>
      <w:r w:rsidRPr="00967697">
        <w:rPr>
          <w:sz w:val="24"/>
          <w:szCs w:val="24"/>
        </w:rPr>
        <w:t>REVIEW OF RELATED LITERATURE AND EXISTING ALTERNATIVES</w:t>
      </w:r>
    </w:p>
    <w:p w14:paraId="4799EEA6" w14:textId="77777777" w:rsidR="008335FC" w:rsidRPr="00967697" w:rsidRDefault="008335FC"/>
    <w:p w14:paraId="7765237A" w14:textId="174E1267" w:rsidR="008335FC" w:rsidRPr="00967697" w:rsidRDefault="00073209">
      <w:pPr>
        <w:keepNext/>
        <w:spacing w:after="200" w:line="480" w:lineRule="auto"/>
        <w:ind w:firstLine="720"/>
        <w:jc w:val="both"/>
      </w:pPr>
      <w:r w:rsidRPr="00967697">
        <w:t xml:space="preserve">The Philippines </w:t>
      </w:r>
      <w:del w:id="114" w:author="DAISY CASIPIT" w:date="2026-06-08T22:40:00Z">
        <w:r w:rsidRPr="00967697" w:rsidDel="006C28A9">
          <w:delText>had</w:delText>
        </w:r>
      </w:del>
      <w:r w:rsidRPr="00967697">
        <w:t xml:space="preserve"> </w:t>
      </w:r>
      <w:proofErr w:type="spellStart"/>
      <w:r w:rsidRPr="00967697">
        <w:t>relie</w:t>
      </w:r>
      <w:proofErr w:type="spellEnd"/>
      <w:del w:id="115" w:author="DAISY CASIPIT" w:date="2026-06-08T22:40:00Z">
        <w:r w:rsidRPr="00967697" w:rsidDel="006C28A9">
          <w:delText>d</w:delText>
        </w:r>
      </w:del>
      <w:r w:rsidRPr="00967697">
        <w:t xml:space="preserve"> on physical records for administrative processing, using forms, grade sheets, and manual signatures for approval. This manual process is applicable, but only until </w:t>
      </w:r>
      <w:del w:id="116" w:author="DAISY CASIPIT" w:date="2026-06-08T22:41:00Z">
        <w:r w:rsidRPr="00967697" w:rsidDel="006C28A9">
          <w:delText xml:space="preserve">there is </w:delText>
        </w:r>
      </w:del>
      <w:r w:rsidRPr="00967697">
        <w:t>an increase in scholarship applications, which makes it hard to distinguish forged from genuine documents. The old method worked only for a few students and later became unreliable as more people applied. This chapter examines the research and technologies that will serve as the basis for A.E.G.I.S., covering studies on detecting forged documents, scholarship management, and software available from both local and international sources to address gaps in the current system.</w:t>
      </w:r>
    </w:p>
    <w:p w14:paraId="7E0F02F7" w14:textId="77777777" w:rsidR="008335FC" w:rsidRPr="00967697" w:rsidRDefault="00073209">
      <w:pPr>
        <w:keepNext/>
        <w:spacing w:after="200" w:line="480" w:lineRule="auto"/>
        <w:rPr>
          <w:b/>
          <w:bCs/>
        </w:rPr>
      </w:pPr>
      <w:r w:rsidRPr="00967697">
        <w:rPr>
          <w:b/>
          <w:bCs/>
        </w:rPr>
        <w:t>Previous Studies and Findings</w:t>
      </w:r>
    </w:p>
    <w:p w14:paraId="20F1C37B" w14:textId="77777777" w:rsidR="008335FC" w:rsidRPr="00967697" w:rsidRDefault="00073209">
      <w:pPr>
        <w:keepNext/>
        <w:spacing w:after="200" w:line="480" w:lineRule="auto"/>
        <w:jc w:val="both"/>
        <w:rPr>
          <w:b/>
          <w:bCs/>
          <w:i/>
          <w:iCs/>
        </w:rPr>
      </w:pPr>
      <w:r w:rsidRPr="00967697">
        <w:rPr>
          <w:b/>
          <w:bCs/>
          <w:i/>
          <w:iCs/>
        </w:rPr>
        <w:t>Scholarship Management Systems</w:t>
      </w:r>
    </w:p>
    <w:p w14:paraId="75E501FF" w14:textId="77777777" w:rsidR="008335FC" w:rsidRPr="00967697" w:rsidRDefault="00073209">
      <w:pPr>
        <w:keepNext/>
        <w:spacing w:after="200" w:line="480" w:lineRule="auto"/>
        <w:ind w:firstLine="720"/>
        <w:jc w:val="both"/>
      </w:pPr>
      <w:r w:rsidRPr="00967697">
        <w:t xml:space="preserve">According to the findings of </w:t>
      </w:r>
      <w:proofErr w:type="spellStart"/>
      <w:r w:rsidRPr="00967697">
        <w:t>Blancaflor</w:t>
      </w:r>
      <w:proofErr w:type="spellEnd"/>
      <w:r w:rsidRPr="00967697">
        <w:t xml:space="preserve"> et al. (2022), digitization can make scholarship systems more efficient, but the system they developed lacked a mechanism to verify forged documents. A.E.G.I.S. fills this gap by adding an AI-based fraud detection module.</w:t>
      </w:r>
    </w:p>
    <w:p w14:paraId="6D8A9C4E" w14:textId="1E6523D6" w:rsidR="008335FC" w:rsidRPr="00967697" w:rsidRDefault="00073209">
      <w:pPr>
        <w:keepNext/>
        <w:spacing w:after="200" w:line="480" w:lineRule="auto"/>
        <w:ind w:firstLine="720"/>
        <w:jc w:val="both"/>
      </w:pPr>
      <w:proofErr w:type="spellStart"/>
      <w:r w:rsidRPr="00967697">
        <w:t>Secugal</w:t>
      </w:r>
      <w:proofErr w:type="spellEnd"/>
      <w:r w:rsidRPr="00967697">
        <w:t xml:space="preserve"> et al. (2021) used a different method to solve the problem. Their scholarship system used QR codes for tracking and status updates, rather than changing the entire process. The system they built automatically sent updates to students, eliminating the need for staff </w:t>
      </w:r>
      <w:ins w:id="117" w:author="DAISY CASIPIT" w:date="2026-05-29T19:33:00Z">
        <w:r w:rsidR="00DA57E2">
          <w:t xml:space="preserve">to </w:t>
        </w:r>
      </w:ins>
      <w:del w:id="118" w:author="DAISY CASIPIT" w:date="2026-05-20T14:57:00Z">
        <w:r w:rsidRPr="00967697" w:rsidDel="00153733">
          <w:delText>to manually track progress</w:delText>
        </w:r>
      </w:del>
      <w:ins w:id="119" w:author="DAISY CASIPIT" w:date="2026-05-21T15:50:00Z">
        <w:r w:rsidR="001E0292">
          <w:t>progress manually</w:t>
        </w:r>
      </w:ins>
      <w:r w:rsidRPr="00967697">
        <w:t xml:space="preserve">. Real-time feedback helps address an operational gap at CLSU OSA, as applicants do not receive updates on their </w:t>
      </w:r>
      <w:r w:rsidRPr="00967697">
        <w:lastRenderedPageBreak/>
        <w:t xml:space="preserve">application processes. The system includes an automated notification module </w:t>
      </w:r>
      <w:del w:id="120" w:author="DAISY CASIPIT" w:date="2026-05-20T14:57:00Z">
        <w:r w:rsidRPr="00967697" w:rsidDel="00153733">
          <w:delText>because this issue needs to be resolved</w:delText>
        </w:r>
      </w:del>
      <w:ins w:id="121" w:author="DAISY CASIPIT" w:date="2026-05-20T14:57:00Z">
        <w:r w:rsidR="00153733">
          <w:t>to address this issue</w:t>
        </w:r>
      </w:ins>
      <w:r w:rsidRPr="00967697">
        <w:t>.</w:t>
      </w:r>
    </w:p>
    <w:p w14:paraId="799B4229" w14:textId="77777777" w:rsidR="008335FC" w:rsidRPr="00967697" w:rsidRDefault="00073209">
      <w:pPr>
        <w:keepNext/>
        <w:spacing w:after="200" w:line="480" w:lineRule="auto"/>
        <w:ind w:firstLine="720"/>
        <w:jc w:val="both"/>
      </w:pPr>
      <w:proofErr w:type="spellStart"/>
      <w:r w:rsidRPr="00967697">
        <w:t>Prijayanti</w:t>
      </w:r>
      <w:proofErr w:type="spellEnd"/>
      <w:r w:rsidRPr="00967697">
        <w:t xml:space="preserve"> et al. (2020) documented a recurring problem in university scholarship offices: physical documents are frequently lost, duplicated, or misfiled. The solution to this problem was developed through a web-based scholarship monitoring system, which operates at Universitas Muhammadiyah </w:t>
      </w:r>
      <w:proofErr w:type="spellStart"/>
      <w:r w:rsidRPr="00967697">
        <w:t>Magelang</w:t>
      </w:r>
      <w:proofErr w:type="spellEnd"/>
      <w:r w:rsidRPr="00967697">
        <w:t xml:space="preserve"> in Indonesia. The system stored all records as digital documents, enabling faster retrieval while reducing duplicate records. The CLSU OSA faces the same conditions. The physical COG submissions continue to increase, while the identification of verified and unverified documents creates ongoing difficulties for tracking. A.E.G.I.S. addresses this issue through its core operational functions.</w:t>
      </w:r>
    </w:p>
    <w:p w14:paraId="54461967" w14:textId="77777777" w:rsidR="008335FC" w:rsidRPr="00967697" w:rsidRDefault="00073209">
      <w:pPr>
        <w:keepNext/>
        <w:spacing w:after="200" w:line="480" w:lineRule="auto"/>
        <w:ind w:firstLine="720"/>
        <w:jc w:val="both"/>
      </w:pPr>
      <w:proofErr w:type="spellStart"/>
      <w:r w:rsidRPr="00967697">
        <w:t>Hazizi</w:t>
      </w:r>
      <w:proofErr w:type="spellEnd"/>
      <w:r w:rsidRPr="00967697">
        <w:t xml:space="preserve"> et al. (2024) used the Simple Additive Weighting method to develop a scholarship selection system that ranks applicants at Universitas Negeri Jakarta. The present study is relevant to two elements: the ranking algorithm remains important, while the technology stack uses Laravel and MySQL as its fundamental components. A.E.G.I.S. adopted the same combination that was used in this project. The system demonstrates its technical capabilities through an existing, published system that uses the same technology stack and has completed both black-box functional testing and a usability assessment. The academic application demonstrates its effectiveness as a scholarship management system through successful pairing.</w:t>
      </w:r>
    </w:p>
    <w:p w14:paraId="20495DA9" w14:textId="77777777" w:rsidR="008335FC" w:rsidRPr="00967697" w:rsidRDefault="00073209">
      <w:pPr>
        <w:keepNext/>
        <w:spacing w:after="200" w:line="480" w:lineRule="auto"/>
        <w:ind w:firstLine="720"/>
        <w:jc w:val="both"/>
      </w:pPr>
      <w:r w:rsidRPr="00967697">
        <w:t xml:space="preserve">Mansoor et al. (2022) conducted a systematic review of digital transformation efforts across higher education institutions. The study found that paper-based workflows </w:t>
      </w:r>
      <w:r w:rsidRPr="00967697">
        <w:lastRenderedPageBreak/>
        <w:t>consistently led to operational delays. The most severely disrupted sectors were identified as scholarship processing and financial aid processing. Manual document handling led to a backlog, resulting in documentation errors and lower staff and student satisfaction. The CLSU OSA enrollment process faces similar bottlenecks, making these results directly applicable to their operations. The A.E.G.I.S design team decided to automate document submission and verification processes for their system.</w:t>
      </w:r>
    </w:p>
    <w:p w14:paraId="399ADCAF" w14:textId="77777777" w:rsidR="008335FC" w:rsidRPr="00967697" w:rsidRDefault="00073209">
      <w:pPr>
        <w:keepNext/>
        <w:spacing w:after="200" w:line="480" w:lineRule="auto"/>
        <w:jc w:val="both"/>
        <w:rPr>
          <w:b/>
          <w:bCs/>
          <w:i/>
          <w:iCs/>
        </w:rPr>
      </w:pPr>
      <w:r w:rsidRPr="00967697">
        <w:rPr>
          <w:b/>
          <w:bCs/>
          <w:i/>
          <w:iCs/>
        </w:rPr>
        <w:t>AI-Driven Document Fraud Detection</w:t>
      </w:r>
    </w:p>
    <w:p w14:paraId="0510F993" w14:textId="77777777" w:rsidR="008335FC" w:rsidRPr="00967697" w:rsidRDefault="00073209">
      <w:pPr>
        <w:keepNext/>
        <w:spacing w:after="200" w:line="480" w:lineRule="auto"/>
        <w:ind w:firstLine="720"/>
        <w:jc w:val="both"/>
      </w:pPr>
      <w:r w:rsidRPr="00967697">
        <w:t xml:space="preserve">The A.E.G.I.S. document verification system is founded on a problem that </w:t>
      </w:r>
      <w:proofErr w:type="spellStart"/>
      <w:r w:rsidRPr="00967697">
        <w:t>Boonkrong</w:t>
      </w:r>
      <w:proofErr w:type="spellEnd"/>
      <w:r w:rsidRPr="00967697">
        <w:t xml:space="preserve"> documented in his 2024 research: academic institution staff members lack forensic examination training. Modern image editing software has made document forgery accessible enough that forged submissions can pass standard visual checks. Human inspection needs to work alongside AI verification systems because human inspection processes lack sufficient power to complete their verification tasks. The CLSU OSA system operates in accordance with this established conclusion. Staff members who lack document authentication expertise currently review COG documents, creating a need for automated forensic support.</w:t>
      </w:r>
    </w:p>
    <w:p w14:paraId="77432144" w14:textId="77777777" w:rsidR="008335FC" w:rsidRPr="00967697" w:rsidRDefault="00073209">
      <w:pPr>
        <w:keepNext/>
        <w:spacing w:after="200" w:line="480" w:lineRule="auto"/>
        <w:ind w:firstLine="720"/>
        <w:jc w:val="both"/>
      </w:pPr>
      <w:r w:rsidRPr="00967697">
        <w:t xml:space="preserve">Convolutional Neural Networks (CNNs) are the primary method for detecting fake images. </w:t>
      </w:r>
      <w:proofErr w:type="spellStart"/>
      <w:r w:rsidRPr="00967697">
        <w:t>Meepaganithage</w:t>
      </w:r>
      <w:proofErr w:type="spellEnd"/>
      <w:r w:rsidRPr="00967697">
        <w:t xml:space="preserve"> et al. (2024) compared different CNN models and found that ResNet-101 performed best, achieving 93.46% accuracy and 95.08% precision. The research by </w:t>
      </w:r>
      <w:proofErr w:type="spellStart"/>
      <w:r w:rsidRPr="00967697">
        <w:t>Maamouli</w:t>
      </w:r>
      <w:proofErr w:type="spellEnd"/>
      <w:r w:rsidRPr="00967697">
        <w:t xml:space="preserve"> et al. (2022) is also important because their model was trained on administrative documents rather than standard images, achieving a 97.30% recall rate, which is useful for the Certificate of Grades (COG), which uses a similar format. The high </w:t>
      </w:r>
      <w:r w:rsidRPr="00967697">
        <w:lastRenderedPageBreak/>
        <w:t>recall rate is important to A.E.G.I.S. because failing to recognize a fake document is more dangerous than a false alarm.</w:t>
      </w:r>
    </w:p>
    <w:p w14:paraId="656015A0" w14:textId="77777777" w:rsidR="008335FC" w:rsidRPr="00967697" w:rsidRDefault="00073209">
      <w:pPr>
        <w:keepNext/>
        <w:spacing w:after="200" w:line="480" w:lineRule="auto"/>
        <w:ind w:firstLine="720"/>
        <w:jc w:val="both"/>
      </w:pPr>
      <w:r w:rsidRPr="00967697">
        <w:t xml:space="preserve">A.E.G.I.S. uses ELA-CNN for document verification. Error Level Analysis (ELA) finds inconsistencies in image compression. As a document is edited and saved again, the changed area shows a different compression level than the original parts. Combining ELA with a CNN classifier outperforms using each model alone, as </w:t>
      </w:r>
      <w:proofErr w:type="spellStart"/>
      <w:r w:rsidRPr="00967697">
        <w:t>Idlbek</w:t>
      </w:r>
      <w:proofErr w:type="spellEnd"/>
      <w:r w:rsidRPr="00967697">
        <w:t xml:space="preserve"> et al. (2024) found. </w:t>
      </w:r>
      <w:proofErr w:type="spellStart"/>
      <w:r w:rsidRPr="00967697">
        <w:t>Gorle</w:t>
      </w:r>
      <w:proofErr w:type="spellEnd"/>
      <w:r w:rsidRPr="00967697">
        <w:t xml:space="preserve"> and </w:t>
      </w:r>
      <w:proofErr w:type="spellStart"/>
      <w:r w:rsidRPr="00967697">
        <w:t>Guttavelli</w:t>
      </w:r>
      <w:proofErr w:type="spellEnd"/>
      <w:r w:rsidRPr="00967697">
        <w:t xml:space="preserve"> (2025) tested this process on the CASIA v2.0 dataset and reported an accuracy of 96.21%. The findings were replicated independently by Kasim and </w:t>
      </w:r>
      <w:proofErr w:type="spellStart"/>
      <w:r w:rsidRPr="00967697">
        <w:t>Ebraheem</w:t>
      </w:r>
      <w:proofErr w:type="spellEnd"/>
      <w:r w:rsidRPr="00967697">
        <w:t xml:space="preserve"> (2024) on CASIA V0.1 and V0.2. </w:t>
      </w:r>
      <w:proofErr w:type="spellStart"/>
      <w:r w:rsidRPr="00967697">
        <w:t>Lacca</w:t>
      </w:r>
      <w:proofErr w:type="spellEnd"/>
      <w:r w:rsidRPr="00967697">
        <w:t xml:space="preserve"> et al. (2025) expanded the system design by developing a multitask CNN that simultaneously detects both splicing and copy-move tainting. The two most common methods used in the fabrication of academic documents involve these two types of manipulation.</w:t>
      </w:r>
    </w:p>
    <w:p w14:paraId="322A98EE" w14:textId="77777777" w:rsidR="008335FC" w:rsidRPr="00967697" w:rsidRDefault="00073209">
      <w:pPr>
        <w:keepNext/>
        <w:spacing w:after="200" w:line="480" w:lineRule="auto"/>
        <w:jc w:val="both"/>
        <w:rPr>
          <w:b/>
          <w:bCs/>
          <w:i/>
          <w:iCs/>
        </w:rPr>
      </w:pPr>
      <w:r w:rsidRPr="00967697">
        <w:rPr>
          <w:b/>
          <w:bCs/>
          <w:i/>
          <w:iCs/>
        </w:rPr>
        <w:t>Automated Notification Systems in Education</w:t>
      </w:r>
    </w:p>
    <w:p w14:paraId="2739BB54" w14:textId="77777777" w:rsidR="008335FC" w:rsidRPr="00967697" w:rsidRDefault="00073209">
      <w:pPr>
        <w:keepNext/>
        <w:spacing w:after="200" w:line="480" w:lineRule="auto"/>
        <w:ind w:firstLine="720"/>
        <w:jc w:val="both"/>
      </w:pPr>
      <w:r w:rsidRPr="00967697">
        <w:t xml:space="preserve">The two studies investigating automated notifications in educational environments arrived at identical conclusions. Automated delivery of information allowed students to receive their content more quickly, while the system delivered results with greater accuracy than manual delivery methods. </w:t>
      </w:r>
      <w:proofErr w:type="spellStart"/>
      <w:r w:rsidRPr="00967697">
        <w:t>Charishma</w:t>
      </w:r>
      <w:proofErr w:type="spellEnd"/>
      <w:r w:rsidRPr="00967697">
        <w:t xml:space="preserve"> et al. (2024) created the Data Me student information platform, which evaluators used to compare automated notifications with standard manual email delivery methods. The automated notification system exceeded all performance metrics, as assessed by both timeliness and reliability. The research conducted by Johnson et al. (2021) assessed an SMS-based clearance notification system that provided users with an additional advantage by reducing the number of staff needed to </w:t>
      </w:r>
      <w:r w:rsidRPr="00967697">
        <w:lastRenderedPageBreak/>
        <w:t>transmit information, thereby decreasing administrative errors and misinformation. The two studies establish that automated notification systems function as process integrity controls which operate beyond their role as user-friendly da.</w:t>
      </w:r>
    </w:p>
    <w:p w14:paraId="6CD44953" w14:textId="77777777" w:rsidR="008335FC" w:rsidRPr="00967697" w:rsidRDefault="00073209">
      <w:pPr>
        <w:keepNext/>
        <w:spacing w:after="200" w:line="480" w:lineRule="auto"/>
        <w:jc w:val="both"/>
        <w:rPr>
          <w:b/>
          <w:bCs/>
        </w:rPr>
      </w:pPr>
      <w:r w:rsidRPr="00967697">
        <w:rPr>
          <w:b/>
          <w:bCs/>
        </w:rPr>
        <w:t>Existing Alternatives</w:t>
      </w:r>
    </w:p>
    <w:p w14:paraId="270DDDC1" w14:textId="77777777" w:rsidR="008335FC" w:rsidRPr="00967697" w:rsidRDefault="00073209">
      <w:pPr>
        <w:keepNext/>
        <w:spacing w:after="200" w:line="480" w:lineRule="auto"/>
        <w:jc w:val="both"/>
        <w:rPr>
          <w:b/>
          <w:bCs/>
          <w:i/>
          <w:iCs/>
        </w:rPr>
      </w:pPr>
      <w:r w:rsidRPr="00967697">
        <w:rPr>
          <w:b/>
          <w:bCs/>
          <w:i/>
          <w:iCs/>
        </w:rPr>
        <w:t>National and Institutional Platforms</w:t>
      </w:r>
    </w:p>
    <w:p w14:paraId="5A00FE78" w14:textId="77777777" w:rsidR="008335FC" w:rsidRPr="00967697" w:rsidRDefault="00073209">
      <w:pPr>
        <w:keepNext/>
        <w:spacing w:after="200" w:line="480" w:lineRule="auto"/>
        <w:ind w:firstLine="720"/>
        <w:jc w:val="both"/>
      </w:pPr>
      <w:r w:rsidRPr="00967697">
        <w:t>The CHED and DOST-SEI portals serve as the main national scholarship platforms in the Philippines (CHED 2022, DOST-SEI 2023). The systems were created to operate at high capacity because they collect data from more than 100 higher education institutions across the nation. CLSU OSA does not make scaling its main priority. The OSA administers a defined set of programs under institution-specific eligibility criteria, document requirements, and verification workflows. National portals cannot be configured to accommodate these conditions. The system does not perform screening procedures to verify the authenticity of submitted documents. The system does not provide a dashboard that allows users to examine individual applications at the institutional level. The platforms operate as tools for collecting data rather than as systems for institutional management.</w:t>
      </w:r>
    </w:p>
    <w:p w14:paraId="732F14C3" w14:textId="77777777" w:rsidR="008335FC" w:rsidRPr="00967697" w:rsidRDefault="00073209">
      <w:pPr>
        <w:keepNext/>
        <w:spacing w:after="200" w:line="480" w:lineRule="auto"/>
        <w:jc w:val="both"/>
        <w:rPr>
          <w:b/>
          <w:bCs/>
          <w:i/>
          <w:iCs/>
        </w:rPr>
      </w:pPr>
      <w:r w:rsidRPr="00967697">
        <w:rPr>
          <w:b/>
          <w:bCs/>
          <w:i/>
          <w:iCs/>
        </w:rPr>
        <w:t>Commercial International Platforms</w:t>
      </w:r>
    </w:p>
    <w:p w14:paraId="703C6E81" w14:textId="77777777" w:rsidR="008335FC" w:rsidRPr="00967697" w:rsidRDefault="00073209">
      <w:pPr>
        <w:keepNext/>
        <w:spacing w:after="200" w:line="480" w:lineRule="auto"/>
        <w:ind w:firstLine="720"/>
        <w:jc w:val="both"/>
      </w:pPr>
      <w:r w:rsidRPr="00967697">
        <w:t xml:space="preserve">The two commercial platforms, Blackbaud Award Management and </w:t>
      </w:r>
      <w:proofErr w:type="spellStart"/>
      <w:r w:rsidRPr="00967697">
        <w:t>WizeHive</w:t>
      </w:r>
      <w:proofErr w:type="spellEnd"/>
      <w:r w:rsidRPr="00967697">
        <w:t xml:space="preserve">, provide more extensive scholarship management solutions than their competitors. The system provides three functions: applicant tracking, fund matching, and automated notifications through its unified platform. The system has two restrictions that make it unsuitable for use in Philippine state universities. The pricing structures of both systems were established without consideration for government-funded educational institutions. </w:t>
      </w:r>
      <w:r w:rsidRPr="00967697">
        <w:lastRenderedPageBreak/>
        <w:t>The system lacks a mechanism to verify the validity of submitted academic documents. The system treats all submitted files as authentic documents. The CLSU OSA office currently faces its main challenge: A.E.G.I.S. was created to resolve it.</w:t>
      </w:r>
    </w:p>
    <w:p w14:paraId="596839D5" w14:textId="77777777" w:rsidR="008335FC" w:rsidRPr="00967697" w:rsidRDefault="00073209">
      <w:pPr>
        <w:keepNext/>
        <w:spacing w:after="200" w:line="480" w:lineRule="auto"/>
        <w:ind w:firstLine="720"/>
        <w:jc w:val="both"/>
      </w:pPr>
      <w:r w:rsidRPr="00967697">
        <w:t>There are independent AI document verification services that evaluate uploaded documents and create heatmaps of their results. The company operating the service needs to change its business model because it currently limits the service's ability to operate in real-world settings. The verification process needs to be paid for through subscription pricing, which becomes too expensive at high volumes. The university's internal systems cannot use these tools because they were built as standalone products. The systems operate as separate solutions rather than as fully integrated systems. Implementing these tools would require manual steps across different systems, creating the same operational delays the system aims to eliminate.</w:t>
      </w:r>
    </w:p>
    <w:p w14:paraId="0E7F7AAC" w14:textId="77777777" w:rsidR="008335FC" w:rsidRPr="00967697" w:rsidRDefault="00073209">
      <w:pPr>
        <w:keepNext/>
        <w:spacing w:after="200" w:line="480" w:lineRule="auto"/>
        <w:jc w:val="both"/>
        <w:rPr>
          <w:b/>
          <w:bCs/>
          <w:i/>
          <w:iCs/>
        </w:rPr>
      </w:pPr>
      <w:r w:rsidRPr="00967697">
        <w:rPr>
          <w:b/>
          <w:bCs/>
          <w:i/>
          <w:iCs/>
        </w:rPr>
        <w:t>Manual Visual Inspection Protocols</w:t>
      </w:r>
    </w:p>
    <w:p w14:paraId="4B91C73D" w14:textId="77777777" w:rsidR="008335FC" w:rsidRPr="00967697" w:rsidRDefault="00073209">
      <w:pPr>
        <w:keepNext/>
        <w:spacing w:after="200" w:line="480" w:lineRule="auto"/>
        <w:ind w:firstLine="720"/>
        <w:jc w:val="both"/>
      </w:pPr>
      <w:r w:rsidRPr="00967697">
        <w:t xml:space="preserve">The CLSU OSA system uses verification processes that require staff members to evaluate submitted COG documents through their personal judgment. The team examines documents to identify problems, including font discrepancies, misaligned text, incorrectly positioned seals, and signature patterns that deviate. The process requires no technological expenses. </w:t>
      </w:r>
    </w:p>
    <w:p w14:paraId="32955630" w14:textId="77777777" w:rsidR="008335FC" w:rsidRPr="00967697" w:rsidRDefault="00073209">
      <w:pPr>
        <w:keepNext/>
        <w:spacing w:after="200" w:line="480" w:lineRule="auto"/>
        <w:ind w:firstLine="720"/>
        <w:jc w:val="both"/>
      </w:pPr>
      <w:r w:rsidRPr="00967697">
        <w:t xml:space="preserve">There is a limit to how much staff can identify a fake document. According to </w:t>
      </w:r>
      <w:proofErr w:type="spellStart"/>
      <w:r w:rsidRPr="00967697">
        <w:t>Boonkrong</w:t>
      </w:r>
      <w:proofErr w:type="spellEnd"/>
      <w:r w:rsidRPr="00967697">
        <w:t xml:space="preserve"> (2024), people without expertise in detecting fake documents can only see the obviously fake ones. There is also no record of how they decide to flag a document as a forgery. This method does not fix the problem, as more applications are submitted each </w:t>
      </w:r>
      <w:r w:rsidRPr="00967697">
        <w:lastRenderedPageBreak/>
        <w:t xml:space="preserve">term, requiring manual tracking, sending individual emails to applicants, and using the spreadsheet to generate reports. </w:t>
      </w:r>
    </w:p>
    <w:p w14:paraId="26183FEA" w14:textId="77777777" w:rsidR="008335FC" w:rsidRPr="00967697" w:rsidRDefault="00073209">
      <w:pPr>
        <w:keepNext/>
        <w:spacing w:after="200" w:line="480" w:lineRule="auto"/>
        <w:jc w:val="both"/>
        <w:rPr>
          <w:b/>
          <w:bCs/>
          <w:i/>
          <w:iCs/>
        </w:rPr>
      </w:pPr>
      <w:r w:rsidRPr="00967697">
        <w:rPr>
          <w:b/>
          <w:bCs/>
          <w:i/>
          <w:iCs/>
        </w:rPr>
        <w:t>Open-Source Scholarship Management Tools</w:t>
      </w:r>
    </w:p>
    <w:p w14:paraId="0B58AAA2" w14:textId="77777777" w:rsidR="008335FC" w:rsidRPr="00967697" w:rsidRDefault="00073209">
      <w:pPr>
        <w:keepNext/>
        <w:spacing w:after="200" w:line="480" w:lineRule="auto"/>
        <w:ind w:firstLine="720"/>
        <w:jc w:val="both"/>
      </w:pPr>
      <w:r w:rsidRPr="00967697">
        <w:t xml:space="preserve">For schools with limited budgets, open-source tools such as </w:t>
      </w:r>
      <w:proofErr w:type="spellStart"/>
      <w:r w:rsidRPr="00967697">
        <w:t>OpenSIS</w:t>
      </w:r>
      <w:proofErr w:type="spellEnd"/>
      <w:r w:rsidRPr="00967697">
        <w:t xml:space="preserve"> and Moodle are a great option, offering basic data-collection and record-keeping systems. Neither tool has a document-checking feature that could detect a tampered COG. For notifications, both have the basic system alert, but these are not the automatic status emails that the OSA needs to send to applicants.</w:t>
      </w:r>
    </w:p>
    <w:p w14:paraId="6396CC49" w14:textId="77777777" w:rsidR="008335FC" w:rsidRPr="00967697" w:rsidRDefault="00073209">
      <w:pPr>
        <w:keepNext/>
        <w:spacing w:after="200" w:line="480" w:lineRule="auto"/>
        <w:jc w:val="both"/>
        <w:rPr>
          <w:b/>
          <w:bCs/>
          <w:i/>
          <w:iCs/>
        </w:rPr>
      </w:pPr>
      <w:r w:rsidRPr="00967697">
        <w:rPr>
          <w:b/>
          <w:bCs/>
          <w:i/>
          <w:iCs/>
        </w:rPr>
        <w:t>Institutional Form-and-Email Workflows</w:t>
      </w:r>
    </w:p>
    <w:p w14:paraId="2B27F8A5" w14:textId="77777777" w:rsidR="008335FC" w:rsidRPr="00967697" w:rsidRDefault="00073209">
      <w:pPr>
        <w:keepNext/>
        <w:spacing w:after="200" w:line="480" w:lineRule="auto"/>
        <w:ind w:firstLine="720"/>
        <w:jc w:val="both"/>
      </w:pPr>
      <w:r w:rsidRPr="00967697">
        <w:t>Some universities in the Philippines, including CLSU, use Google Forms to accept scholarship applications and Gmail or Outlook to send updates to applicants. While this allows students to apply online and keeps records in Google Sheets, which is better than a full paper-based process, it is still not a real scholarship management system.</w:t>
      </w:r>
    </w:p>
    <w:p w14:paraId="377A898A" w14:textId="4A8E1E71" w:rsidR="008335FC" w:rsidRPr="00967697" w:rsidRDefault="00073209">
      <w:pPr>
        <w:keepNext/>
        <w:spacing w:after="200" w:line="480" w:lineRule="auto"/>
        <w:ind w:firstLine="720"/>
        <w:jc w:val="both"/>
      </w:pPr>
      <w:r w:rsidRPr="00967697">
        <w:t xml:space="preserve">A few things are missing from this setup. Students have no way to track their applications in real time; staff still have to send each email update manually; and reports are stored in separate spreadsheets that are hard to organize and retrieve. </w:t>
      </w:r>
      <w:del w:id="122" w:author="DAISY CASIPIT" w:date="2026-06-10T14:00:00Z">
        <w:r w:rsidRPr="00967697" w:rsidDel="00BF7F94">
          <w:delText xml:space="preserve">There is </w:delText>
        </w:r>
      </w:del>
      <w:ins w:id="123" w:author="DAISY CASIPIT" w:date="2026-06-10T14:00:00Z">
        <w:r w:rsidR="00BF7F94">
          <w:t>A</w:t>
        </w:r>
      </w:ins>
      <w:del w:id="124" w:author="DAISY CASIPIT" w:date="2026-06-10T14:00:00Z">
        <w:r w:rsidRPr="00967697" w:rsidDel="00BF7F94">
          <w:delText>a</w:delText>
        </w:r>
      </w:del>
      <w:r w:rsidRPr="00967697">
        <w:t>lso</w:t>
      </w:r>
      <w:ins w:id="125" w:author="DAISY CASIPIT" w:date="2026-06-10T14:00:00Z">
        <w:r w:rsidR="00BF7F94">
          <w:t>,</w:t>
        </w:r>
      </w:ins>
      <w:r w:rsidRPr="00967697">
        <w:t xml:space="preserve"> no access control, meaning anyone in the shared Google Workspace can see all scholarship records regardless of their role. This kind of setup was never really designed for what the </w:t>
      </w:r>
      <w:r w:rsidRPr="00967697">
        <w:lastRenderedPageBreak/>
        <w:t xml:space="preserve">OSA needs, and it </w:t>
      </w:r>
      <w:proofErr w:type="spellStart"/>
      <w:r w:rsidRPr="00967697">
        <w:t>can</w:t>
      </w:r>
      <w:ins w:id="126" w:author="DAISY CASIPIT" w:date="2026-06-10T14:01:00Z">
        <w:r w:rsidR="00BF7F94">
          <w:t xml:space="preserve"> </w:t>
        </w:r>
      </w:ins>
      <w:r w:rsidRPr="00967697">
        <w:t>not</w:t>
      </w:r>
      <w:proofErr w:type="spellEnd"/>
      <w:r w:rsidRPr="00967697">
        <w:t xml:space="preserve"> keep up with the increasing number of applications they handle each semester.</w:t>
      </w:r>
    </w:p>
    <w:p w14:paraId="72FB446D" w14:textId="77777777" w:rsidR="008335FC" w:rsidRPr="00967697" w:rsidRDefault="00073209">
      <w:pPr>
        <w:keepNext/>
        <w:spacing w:after="200" w:line="480" w:lineRule="auto"/>
        <w:jc w:val="both"/>
        <w:rPr>
          <w:b/>
          <w:bCs/>
          <w:i/>
          <w:iCs/>
        </w:rPr>
      </w:pPr>
      <w:r w:rsidRPr="00967697">
        <w:rPr>
          <w:b/>
          <w:bCs/>
          <w:i/>
          <w:iCs/>
        </w:rPr>
        <w:t>Gaps in Existing Research</w:t>
      </w:r>
    </w:p>
    <w:p w14:paraId="2C7D0CE0" w14:textId="77777777" w:rsidR="008335FC" w:rsidRPr="00967697" w:rsidRDefault="00073209">
      <w:pPr>
        <w:keepNext/>
        <w:spacing w:after="200" w:line="480" w:lineRule="auto"/>
        <w:ind w:firstLine="720"/>
        <w:jc w:val="both"/>
      </w:pPr>
      <w:r w:rsidRPr="00967697">
        <w:t>This chapter compares previous research with the current system, highlighting the gaps shown in Table 1. This study shows that no existing system combines scholarship management, AI document verification, and automated notifications in a single platform used in Philippine universities. While some tools improve processing speed, they lack the AI features or the specific workflows needed by institutions like CLSU. The identified gap functions as the basis for creating the A.E.G.I.S. system.</w:t>
      </w:r>
    </w:p>
    <w:p w14:paraId="5463A9D7" w14:textId="65A599BF" w:rsidR="008335FC" w:rsidRPr="00967697" w:rsidRDefault="00073209">
      <w:pPr>
        <w:keepNext/>
        <w:pBdr>
          <w:top w:val="nil"/>
          <w:left w:val="nil"/>
          <w:bottom w:val="nil"/>
          <w:right w:val="nil"/>
          <w:between w:val="nil"/>
        </w:pBdr>
        <w:spacing w:after="200"/>
        <w:rPr>
          <w:i/>
          <w:iCs/>
          <w:color w:val="000000"/>
        </w:rPr>
      </w:pPr>
      <w:bookmarkStart w:id="127" w:name="_6ad86biwthcz" w:colFirst="0" w:colLast="0"/>
      <w:bookmarkEnd w:id="127"/>
      <w:r w:rsidRPr="00967697">
        <w:rPr>
          <w:i/>
          <w:iCs/>
          <w:color w:val="000000"/>
        </w:rPr>
        <w:t>Table 1</w:t>
      </w:r>
      <w:ins w:id="128" w:author="DAISY CASIPIT" w:date="2026-05-29T20:20:00Z">
        <w:r w:rsidR="00333603">
          <w:rPr>
            <w:i/>
            <w:iCs/>
            <w:color w:val="000000"/>
          </w:rPr>
          <w:t xml:space="preserve">. </w:t>
        </w:r>
      </w:ins>
      <w:r w:rsidRPr="00967697">
        <w:rPr>
          <w:i/>
          <w:iCs/>
          <w:color w:val="000000"/>
        </w:rPr>
        <w:t xml:space="preserve"> Comparative Analysis of Prior Research and Existing Alternatives</w:t>
      </w: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0"/>
        <w:gridCol w:w="2100"/>
        <w:gridCol w:w="2300"/>
        <w:gridCol w:w="3260"/>
      </w:tblGrid>
      <w:tr w:rsidR="008335FC" w:rsidRPr="00967697" w14:paraId="45D35399" w14:textId="77777777">
        <w:trPr>
          <w:tblHeader/>
        </w:trPr>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E778D5A" w14:textId="77777777" w:rsidR="008335FC" w:rsidRPr="00967697" w:rsidRDefault="00073209">
            <w:pPr>
              <w:jc w:val="both"/>
              <w:rPr>
                <w:sz w:val="24"/>
                <w:szCs w:val="24"/>
              </w:rPr>
            </w:pPr>
            <w:r w:rsidRPr="00967697">
              <w:rPr>
                <w:b/>
                <w:bCs/>
                <w:sz w:val="24"/>
                <w:szCs w:val="24"/>
              </w:rPr>
              <w:t>Reference</w:t>
            </w:r>
          </w:p>
        </w:tc>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B766CEC" w14:textId="77777777" w:rsidR="008335FC" w:rsidRPr="00967697" w:rsidRDefault="00073209">
            <w:pPr>
              <w:jc w:val="both"/>
              <w:rPr>
                <w:sz w:val="24"/>
                <w:szCs w:val="24"/>
              </w:rPr>
            </w:pPr>
            <w:r w:rsidRPr="00967697">
              <w:rPr>
                <w:b/>
                <w:bCs/>
                <w:sz w:val="24"/>
                <w:szCs w:val="24"/>
              </w:rPr>
              <w:t>Key Contribution</w:t>
            </w:r>
          </w:p>
        </w:tc>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93D4831" w14:textId="77777777" w:rsidR="008335FC" w:rsidRPr="00967697" w:rsidRDefault="00073209">
            <w:pPr>
              <w:jc w:val="both"/>
              <w:rPr>
                <w:sz w:val="24"/>
                <w:szCs w:val="24"/>
              </w:rPr>
            </w:pPr>
            <w:r w:rsidRPr="00967697">
              <w:rPr>
                <w:b/>
                <w:bCs/>
                <w:sz w:val="24"/>
                <w:szCs w:val="24"/>
              </w:rPr>
              <w:t>Gap or Limitation</w:t>
            </w:r>
          </w:p>
        </w:tc>
        <w:tc>
          <w:tcPr>
            <w:tcW w:w="32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F074AF5" w14:textId="77777777" w:rsidR="008335FC" w:rsidRPr="00967697" w:rsidRDefault="00073209">
            <w:pPr>
              <w:jc w:val="both"/>
              <w:rPr>
                <w:sz w:val="24"/>
                <w:szCs w:val="24"/>
              </w:rPr>
            </w:pPr>
            <w:r w:rsidRPr="00967697">
              <w:rPr>
                <w:b/>
                <w:bCs/>
                <w:sz w:val="24"/>
                <w:szCs w:val="24"/>
              </w:rPr>
              <w:t>How A.E.G.I.S. Responds</w:t>
            </w:r>
          </w:p>
        </w:tc>
      </w:tr>
      <w:tr w:rsidR="008335FC" w:rsidRPr="00967697" w14:paraId="42B0EAFD" w14:textId="77777777">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3AF012" w14:textId="77777777" w:rsidR="008335FC" w:rsidRPr="00967697" w:rsidRDefault="00073209">
            <w:pPr>
              <w:spacing w:line="276" w:lineRule="auto"/>
              <w:jc w:val="both"/>
              <w:rPr>
                <w:sz w:val="24"/>
                <w:szCs w:val="24"/>
              </w:rPr>
            </w:pPr>
            <w:proofErr w:type="spellStart"/>
            <w:r w:rsidRPr="00967697">
              <w:rPr>
                <w:sz w:val="24"/>
                <w:szCs w:val="24"/>
              </w:rPr>
              <w:t>Blancaflor</w:t>
            </w:r>
            <w:proofErr w:type="spellEnd"/>
            <w:r w:rsidRPr="00967697">
              <w:rPr>
                <w:sz w:val="24"/>
                <w:szCs w:val="24"/>
              </w:rPr>
              <w:t xml:space="preserve"> et al. (2022)</w:t>
            </w:r>
          </w:p>
        </w:tc>
        <w:tc>
          <w:tcPr>
            <w:tcW w:w="2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18B411" w14:textId="38B34176" w:rsidR="008335FC" w:rsidRPr="00967697" w:rsidRDefault="00073209">
            <w:pPr>
              <w:spacing w:line="276" w:lineRule="auto"/>
              <w:jc w:val="both"/>
              <w:rPr>
                <w:sz w:val="24"/>
                <w:szCs w:val="24"/>
              </w:rPr>
            </w:pPr>
            <w:r w:rsidRPr="00967697">
              <w:rPr>
                <w:sz w:val="24"/>
                <w:szCs w:val="24"/>
              </w:rPr>
              <w:t>Web-based scholarship platforms produce significant gains in processing efficiency and user satisfaction</w:t>
            </w:r>
            <w:ins w:id="129" w:author="DAISY CASIPIT" w:date="2026-05-14T09:52:00Z">
              <w:r w:rsidR="0032389C">
                <w:rPr>
                  <w:sz w:val="24"/>
                  <w:szCs w:val="24"/>
                </w:rPr>
                <w:t>.</w:t>
              </w:r>
            </w:ins>
          </w:p>
        </w:tc>
        <w:tc>
          <w:tcPr>
            <w:tcW w:w="2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C09544" w14:textId="77777777" w:rsidR="008335FC" w:rsidRPr="00967697" w:rsidRDefault="00073209">
            <w:pPr>
              <w:spacing w:line="276" w:lineRule="auto"/>
              <w:jc w:val="both"/>
              <w:rPr>
                <w:sz w:val="24"/>
                <w:szCs w:val="24"/>
              </w:rPr>
            </w:pPr>
            <w:r w:rsidRPr="00967697">
              <w:rPr>
                <w:sz w:val="24"/>
                <w:szCs w:val="24"/>
              </w:rPr>
              <w:t>No AI document verification; not evaluated against ISO/IEC 25010; limited to non-government scholarships</w:t>
            </w:r>
          </w:p>
        </w:tc>
        <w:tc>
          <w:tcPr>
            <w:tcW w:w="3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2B282B" w14:textId="77777777" w:rsidR="008335FC" w:rsidRPr="00967697" w:rsidRDefault="00073209">
            <w:pPr>
              <w:spacing w:line="276" w:lineRule="auto"/>
              <w:jc w:val="both"/>
              <w:rPr>
                <w:sz w:val="24"/>
                <w:szCs w:val="24"/>
              </w:rPr>
            </w:pPr>
            <w:r w:rsidRPr="00967697">
              <w:rPr>
                <w:sz w:val="24"/>
                <w:szCs w:val="24"/>
              </w:rPr>
              <w:t>Extends the digital platform approach with AI fraud detection and ISO/IEC 25010 evaluation for CHED/DOST-SEI programs</w:t>
            </w:r>
          </w:p>
        </w:tc>
      </w:tr>
      <w:tr w:rsidR="008335FC" w:rsidRPr="00967697" w14:paraId="7A9D493C" w14:textId="77777777">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833BF02" w14:textId="77777777" w:rsidR="008335FC" w:rsidRPr="00967697" w:rsidRDefault="00073209">
            <w:pPr>
              <w:spacing w:line="276" w:lineRule="auto"/>
              <w:jc w:val="both"/>
              <w:rPr>
                <w:sz w:val="24"/>
                <w:szCs w:val="24"/>
              </w:rPr>
            </w:pPr>
            <w:proofErr w:type="spellStart"/>
            <w:r w:rsidRPr="00967697">
              <w:rPr>
                <w:sz w:val="24"/>
                <w:szCs w:val="24"/>
              </w:rPr>
              <w:t>Secugal</w:t>
            </w:r>
            <w:proofErr w:type="spellEnd"/>
            <w:r w:rsidRPr="00967697">
              <w:rPr>
                <w:sz w:val="24"/>
                <w:szCs w:val="24"/>
              </w:rPr>
              <w:t xml:space="preserve"> et al. (2021)</w:t>
            </w:r>
          </w:p>
        </w:tc>
        <w:tc>
          <w:tcPr>
            <w:tcW w:w="2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337410" w14:textId="77777777" w:rsidR="008335FC" w:rsidRPr="00967697" w:rsidRDefault="00073209">
            <w:pPr>
              <w:spacing w:line="276" w:lineRule="auto"/>
              <w:jc w:val="both"/>
              <w:rPr>
                <w:sz w:val="24"/>
                <w:szCs w:val="24"/>
              </w:rPr>
            </w:pPr>
            <w:r w:rsidRPr="00967697">
              <w:rPr>
                <w:sz w:val="24"/>
                <w:szCs w:val="24"/>
              </w:rPr>
              <w:t>The Philippine scholarship system, with QR-Code tracking and automated SMS notification, reduced communication lag</w:t>
            </w:r>
          </w:p>
        </w:tc>
        <w:tc>
          <w:tcPr>
            <w:tcW w:w="2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F85678" w14:textId="77777777" w:rsidR="008335FC" w:rsidRPr="00967697" w:rsidRDefault="00073209">
            <w:pPr>
              <w:spacing w:line="276" w:lineRule="auto"/>
              <w:jc w:val="both"/>
              <w:rPr>
                <w:sz w:val="24"/>
                <w:szCs w:val="24"/>
              </w:rPr>
            </w:pPr>
            <w:r w:rsidRPr="00967697">
              <w:rPr>
                <w:sz w:val="24"/>
                <w:szCs w:val="24"/>
              </w:rPr>
              <w:t>QR/SMS-based only; no AI document fraud detection; no administrative dashboard or reporting module</w:t>
            </w:r>
          </w:p>
        </w:tc>
        <w:tc>
          <w:tcPr>
            <w:tcW w:w="3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19E61B" w14:textId="77777777" w:rsidR="008335FC" w:rsidRPr="00967697" w:rsidRDefault="00073209">
            <w:pPr>
              <w:spacing w:line="276" w:lineRule="auto"/>
              <w:jc w:val="both"/>
              <w:rPr>
                <w:sz w:val="24"/>
                <w:szCs w:val="24"/>
              </w:rPr>
            </w:pPr>
            <w:r w:rsidRPr="00967697">
              <w:rPr>
                <w:sz w:val="24"/>
                <w:szCs w:val="24"/>
              </w:rPr>
              <w:t>Extends automated notification with SMTP email, AI document verification, admin evaluation interface, and reporting</w:t>
            </w:r>
          </w:p>
        </w:tc>
      </w:tr>
      <w:tr w:rsidR="008335FC" w:rsidRPr="00967697" w14:paraId="1F106A88" w14:textId="77777777">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0F822C" w14:textId="77777777" w:rsidR="008335FC" w:rsidRPr="00967697" w:rsidRDefault="00073209">
            <w:pPr>
              <w:spacing w:line="276" w:lineRule="auto"/>
              <w:jc w:val="both"/>
              <w:rPr>
                <w:sz w:val="24"/>
                <w:szCs w:val="24"/>
              </w:rPr>
            </w:pPr>
            <w:proofErr w:type="spellStart"/>
            <w:r w:rsidRPr="00967697">
              <w:rPr>
                <w:sz w:val="24"/>
                <w:szCs w:val="24"/>
              </w:rPr>
              <w:t>Prijayanti</w:t>
            </w:r>
            <w:proofErr w:type="spellEnd"/>
            <w:r w:rsidRPr="00967697">
              <w:rPr>
                <w:sz w:val="24"/>
                <w:szCs w:val="24"/>
              </w:rPr>
              <w:t xml:space="preserve"> et al. (2020)</w:t>
            </w:r>
          </w:p>
        </w:tc>
        <w:tc>
          <w:tcPr>
            <w:tcW w:w="2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01CA19" w14:textId="4FE32B40" w:rsidR="008335FC" w:rsidRPr="00967697" w:rsidRDefault="00073209">
            <w:pPr>
              <w:spacing w:line="276" w:lineRule="auto"/>
              <w:jc w:val="both"/>
              <w:rPr>
                <w:sz w:val="24"/>
                <w:szCs w:val="24"/>
              </w:rPr>
            </w:pPr>
            <w:r w:rsidRPr="00967697">
              <w:rPr>
                <w:sz w:val="24"/>
                <w:szCs w:val="24"/>
              </w:rPr>
              <w:t xml:space="preserve">Centralized digital systems reduce record duplication </w:t>
            </w:r>
            <w:r w:rsidRPr="00967697">
              <w:rPr>
                <w:sz w:val="24"/>
                <w:szCs w:val="24"/>
              </w:rPr>
              <w:lastRenderedPageBreak/>
              <w:t>and data loss compared to physical document collection</w:t>
            </w:r>
            <w:ins w:id="130" w:author="DAISY CASIPIT" w:date="2026-05-14T09:52:00Z">
              <w:r w:rsidR="0032389C">
                <w:rPr>
                  <w:sz w:val="24"/>
                  <w:szCs w:val="24"/>
                </w:rPr>
                <w:t>.</w:t>
              </w:r>
            </w:ins>
          </w:p>
        </w:tc>
        <w:tc>
          <w:tcPr>
            <w:tcW w:w="2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B2DB28" w14:textId="77777777" w:rsidR="008335FC" w:rsidRPr="00967697" w:rsidRDefault="00073209">
            <w:pPr>
              <w:spacing w:line="276" w:lineRule="auto"/>
              <w:jc w:val="both"/>
              <w:rPr>
                <w:sz w:val="24"/>
                <w:szCs w:val="24"/>
              </w:rPr>
            </w:pPr>
            <w:r w:rsidRPr="00967697">
              <w:rPr>
                <w:sz w:val="24"/>
                <w:szCs w:val="24"/>
              </w:rPr>
              <w:lastRenderedPageBreak/>
              <w:t xml:space="preserve">No document authenticity verification; no </w:t>
            </w:r>
            <w:r w:rsidRPr="00967697">
              <w:rPr>
                <w:sz w:val="24"/>
                <w:szCs w:val="24"/>
              </w:rPr>
              <w:lastRenderedPageBreak/>
              <w:t>automated notification; Indonesian university context</w:t>
            </w:r>
          </w:p>
        </w:tc>
        <w:tc>
          <w:tcPr>
            <w:tcW w:w="3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8E383E" w14:textId="77777777" w:rsidR="008335FC" w:rsidRPr="00967697" w:rsidRDefault="00073209">
            <w:pPr>
              <w:spacing w:line="276" w:lineRule="auto"/>
              <w:jc w:val="both"/>
              <w:rPr>
                <w:sz w:val="24"/>
                <w:szCs w:val="24"/>
              </w:rPr>
            </w:pPr>
            <w:r w:rsidRPr="00967697">
              <w:rPr>
                <w:sz w:val="24"/>
                <w:szCs w:val="24"/>
              </w:rPr>
              <w:lastRenderedPageBreak/>
              <w:t xml:space="preserve">Adds ELA-CNN fraud detection and SMTP </w:t>
            </w:r>
            <w:r w:rsidRPr="00967697">
              <w:rPr>
                <w:sz w:val="24"/>
                <w:szCs w:val="24"/>
              </w:rPr>
              <w:lastRenderedPageBreak/>
              <w:t>notification to the centralized management model</w:t>
            </w:r>
          </w:p>
        </w:tc>
      </w:tr>
      <w:tr w:rsidR="008335FC" w:rsidRPr="00967697" w14:paraId="101CEF1D" w14:textId="77777777">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D3AC3C" w14:textId="77777777" w:rsidR="008335FC" w:rsidRPr="00967697" w:rsidRDefault="00073209">
            <w:pPr>
              <w:spacing w:line="276" w:lineRule="auto"/>
              <w:jc w:val="both"/>
              <w:rPr>
                <w:sz w:val="24"/>
                <w:szCs w:val="24"/>
              </w:rPr>
            </w:pPr>
            <w:proofErr w:type="spellStart"/>
            <w:r w:rsidRPr="00967697">
              <w:rPr>
                <w:sz w:val="24"/>
                <w:szCs w:val="24"/>
              </w:rPr>
              <w:lastRenderedPageBreak/>
              <w:t>Hazizi</w:t>
            </w:r>
            <w:proofErr w:type="spellEnd"/>
            <w:r w:rsidRPr="00967697">
              <w:rPr>
                <w:sz w:val="24"/>
                <w:szCs w:val="24"/>
              </w:rPr>
              <w:t xml:space="preserve"> et al. (2024)</w:t>
            </w:r>
          </w:p>
        </w:tc>
        <w:tc>
          <w:tcPr>
            <w:tcW w:w="2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8368EA" w14:textId="58FF18DB" w:rsidR="008335FC" w:rsidRPr="00967697" w:rsidRDefault="00073209">
            <w:pPr>
              <w:spacing w:line="276" w:lineRule="auto"/>
              <w:jc w:val="both"/>
              <w:rPr>
                <w:sz w:val="24"/>
                <w:szCs w:val="24"/>
              </w:rPr>
            </w:pPr>
            <w:r w:rsidRPr="00967697">
              <w:rPr>
                <w:sz w:val="24"/>
                <w:szCs w:val="24"/>
              </w:rPr>
              <w:t>Laravel + MySQL confirmed effective for scholarship management; passed functional and usability testing</w:t>
            </w:r>
            <w:ins w:id="131" w:author="DAISY CASIPIT" w:date="2026-05-14T09:52:00Z">
              <w:r w:rsidR="0032389C">
                <w:rPr>
                  <w:sz w:val="24"/>
                  <w:szCs w:val="24"/>
                </w:rPr>
                <w:t>.</w:t>
              </w:r>
            </w:ins>
          </w:p>
        </w:tc>
        <w:tc>
          <w:tcPr>
            <w:tcW w:w="2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5CC129" w14:textId="77777777" w:rsidR="008335FC" w:rsidRPr="00967697" w:rsidRDefault="00073209">
            <w:pPr>
              <w:spacing w:line="276" w:lineRule="auto"/>
              <w:jc w:val="both"/>
              <w:rPr>
                <w:sz w:val="24"/>
                <w:szCs w:val="24"/>
              </w:rPr>
            </w:pPr>
            <w:r w:rsidRPr="00967697">
              <w:rPr>
                <w:sz w:val="24"/>
                <w:szCs w:val="24"/>
              </w:rPr>
              <w:t>No image forensics; no automated notification; SAW-only decision support</w:t>
            </w:r>
          </w:p>
        </w:tc>
        <w:tc>
          <w:tcPr>
            <w:tcW w:w="3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6B07F3" w14:textId="77777777" w:rsidR="008335FC" w:rsidRPr="00967697" w:rsidRDefault="00073209">
            <w:pPr>
              <w:spacing w:line="276" w:lineRule="auto"/>
              <w:jc w:val="both"/>
              <w:rPr>
                <w:sz w:val="24"/>
                <w:szCs w:val="24"/>
              </w:rPr>
            </w:pPr>
            <w:r w:rsidRPr="00967697">
              <w:rPr>
                <w:sz w:val="24"/>
                <w:szCs w:val="24"/>
              </w:rPr>
              <w:t>Builds on the same technology stack with integrated AI document forensics and automated status notification</w:t>
            </w:r>
          </w:p>
        </w:tc>
      </w:tr>
      <w:tr w:rsidR="008335FC" w:rsidRPr="00967697" w14:paraId="171754D5" w14:textId="77777777">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0DEC59" w14:textId="77777777" w:rsidR="008335FC" w:rsidRPr="00967697" w:rsidRDefault="00073209">
            <w:pPr>
              <w:spacing w:line="276" w:lineRule="auto"/>
              <w:jc w:val="both"/>
              <w:rPr>
                <w:sz w:val="24"/>
                <w:szCs w:val="24"/>
              </w:rPr>
            </w:pPr>
            <w:r w:rsidRPr="00967697">
              <w:rPr>
                <w:sz w:val="24"/>
                <w:szCs w:val="24"/>
              </w:rPr>
              <w:t>Mansoor et al. (2022)</w:t>
            </w:r>
          </w:p>
        </w:tc>
        <w:tc>
          <w:tcPr>
            <w:tcW w:w="2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30F0BE" w14:textId="4D6964E5" w:rsidR="008335FC" w:rsidRPr="00967697" w:rsidRDefault="00073209">
            <w:pPr>
              <w:spacing w:line="276" w:lineRule="auto"/>
              <w:jc w:val="both"/>
              <w:rPr>
                <w:sz w:val="24"/>
                <w:szCs w:val="24"/>
              </w:rPr>
            </w:pPr>
            <w:r w:rsidRPr="00967697">
              <w:rPr>
                <w:sz w:val="24"/>
                <w:szCs w:val="24"/>
              </w:rPr>
              <w:t>Systematic review confirms paper-based HEI workflows consistently cause processing delays and low satisfaction</w:t>
            </w:r>
            <w:ins w:id="132" w:author="DAISY CASIPIT" w:date="2026-05-14T09:52:00Z">
              <w:r w:rsidR="0032389C">
                <w:rPr>
                  <w:sz w:val="24"/>
                  <w:szCs w:val="24"/>
                </w:rPr>
                <w:t>.</w:t>
              </w:r>
            </w:ins>
          </w:p>
        </w:tc>
        <w:tc>
          <w:tcPr>
            <w:tcW w:w="2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907DC4" w14:textId="5F508F23" w:rsidR="008335FC" w:rsidRPr="00967697" w:rsidRDefault="00073209">
            <w:pPr>
              <w:spacing w:line="276" w:lineRule="auto"/>
              <w:jc w:val="both"/>
              <w:rPr>
                <w:sz w:val="24"/>
                <w:szCs w:val="24"/>
              </w:rPr>
            </w:pPr>
            <w:r w:rsidRPr="00967697">
              <w:rPr>
                <w:sz w:val="24"/>
                <w:szCs w:val="24"/>
              </w:rPr>
              <w:t>Broad review; does not address document authentication or scholarship-specific AI verification</w:t>
            </w:r>
            <w:ins w:id="133" w:author="DAISY CASIPIT" w:date="2026-05-14T09:52:00Z">
              <w:r w:rsidR="0032389C">
                <w:rPr>
                  <w:sz w:val="24"/>
                  <w:szCs w:val="24"/>
                </w:rPr>
                <w:t>.</w:t>
              </w:r>
            </w:ins>
          </w:p>
        </w:tc>
        <w:tc>
          <w:tcPr>
            <w:tcW w:w="3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35B2C1" w14:textId="77777777" w:rsidR="008335FC" w:rsidRPr="00967697" w:rsidRDefault="00073209">
            <w:pPr>
              <w:spacing w:line="276" w:lineRule="auto"/>
              <w:jc w:val="both"/>
              <w:rPr>
                <w:sz w:val="24"/>
                <w:szCs w:val="24"/>
              </w:rPr>
            </w:pPr>
            <w:r w:rsidRPr="00967697">
              <w:rPr>
                <w:sz w:val="24"/>
                <w:szCs w:val="24"/>
              </w:rPr>
              <w:t>Addresses both digitization and document fraud verification within a single integrated scholarship platform</w:t>
            </w:r>
          </w:p>
        </w:tc>
      </w:tr>
      <w:tr w:rsidR="008335FC" w:rsidRPr="00967697" w14:paraId="0DC997A8" w14:textId="77777777">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1E2420" w14:textId="77777777" w:rsidR="008335FC" w:rsidRPr="00967697" w:rsidRDefault="00073209">
            <w:pPr>
              <w:spacing w:line="276" w:lineRule="auto"/>
              <w:jc w:val="both"/>
              <w:rPr>
                <w:sz w:val="24"/>
                <w:szCs w:val="24"/>
              </w:rPr>
            </w:pPr>
            <w:proofErr w:type="spellStart"/>
            <w:r w:rsidRPr="00967697">
              <w:rPr>
                <w:sz w:val="24"/>
                <w:szCs w:val="24"/>
              </w:rPr>
              <w:t>Gorle</w:t>
            </w:r>
            <w:proofErr w:type="spellEnd"/>
            <w:r w:rsidRPr="00967697">
              <w:rPr>
                <w:sz w:val="24"/>
                <w:szCs w:val="24"/>
              </w:rPr>
              <w:t xml:space="preserve"> &amp; </w:t>
            </w:r>
            <w:proofErr w:type="spellStart"/>
            <w:r w:rsidRPr="00967697">
              <w:rPr>
                <w:sz w:val="24"/>
                <w:szCs w:val="24"/>
              </w:rPr>
              <w:t>Guttavelli</w:t>
            </w:r>
            <w:proofErr w:type="spellEnd"/>
            <w:r w:rsidRPr="00967697">
              <w:rPr>
                <w:sz w:val="24"/>
                <w:szCs w:val="24"/>
              </w:rPr>
              <w:t xml:space="preserve"> (2025)</w:t>
            </w:r>
          </w:p>
        </w:tc>
        <w:tc>
          <w:tcPr>
            <w:tcW w:w="2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5CDB09" w14:textId="77777777" w:rsidR="008335FC" w:rsidRPr="00967697" w:rsidRDefault="00073209">
            <w:pPr>
              <w:spacing w:line="276" w:lineRule="auto"/>
              <w:jc w:val="both"/>
              <w:rPr>
                <w:sz w:val="24"/>
                <w:szCs w:val="24"/>
              </w:rPr>
            </w:pPr>
            <w:r w:rsidRPr="00967697">
              <w:rPr>
                <w:sz w:val="24"/>
                <w:szCs w:val="24"/>
              </w:rPr>
              <w:t>ELA-CNN achieves 96.21% accuracy on CASIA v2.0, outperforming standalone CNN models</w:t>
            </w:r>
          </w:p>
        </w:tc>
        <w:tc>
          <w:tcPr>
            <w:tcW w:w="2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54BA20B" w14:textId="77777777" w:rsidR="008335FC" w:rsidRPr="00967697" w:rsidRDefault="00073209">
            <w:pPr>
              <w:spacing w:line="276" w:lineRule="auto"/>
              <w:jc w:val="both"/>
              <w:rPr>
                <w:sz w:val="24"/>
                <w:szCs w:val="24"/>
              </w:rPr>
            </w:pPr>
            <w:r w:rsidRPr="00967697">
              <w:rPr>
                <w:sz w:val="24"/>
                <w:szCs w:val="24"/>
              </w:rPr>
              <w:t>Validated on benchmark data only; not deployed in a live administrative system with real non-technical users</w:t>
            </w:r>
          </w:p>
        </w:tc>
        <w:tc>
          <w:tcPr>
            <w:tcW w:w="3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943532" w14:textId="77777777" w:rsidR="008335FC" w:rsidRPr="00967697" w:rsidRDefault="00073209">
            <w:pPr>
              <w:spacing w:line="276" w:lineRule="auto"/>
              <w:jc w:val="both"/>
              <w:rPr>
                <w:sz w:val="24"/>
                <w:szCs w:val="24"/>
              </w:rPr>
            </w:pPr>
            <w:r w:rsidRPr="00967697">
              <w:rPr>
                <w:sz w:val="24"/>
                <w:szCs w:val="24"/>
              </w:rPr>
              <w:t>Deploys ELA-CNN in a live scholarship portal used by OSA staff, bridging research and operational practice</w:t>
            </w:r>
          </w:p>
        </w:tc>
      </w:tr>
      <w:tr w:rsidR="008335FC" w:rsidRPr="00967697" w14:paraId="55DE625B" w14:textId="77777777">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CBCF5E" w14:textId="77777777" w:rsidR="008335FC" w:rsidRPr="00967697" w:rsidRDefault="00073209">
            <w:pPr>
              <w:spacing w:line="276" w:lineRule="auto"/>
              <w:jc w:val="both"/>
              <w:rPr>
                <w:sz w:val="24"/>
                <w:szCs w:val="24"/>
              </w:rPr>
            </w:pPr>
            <w:r w:rsidRPr="00967697">
              <w:rPr>
                <w:sz w:val="24"/>
                <w:szCs w:val="24"/>
              </w:rPr>
              <w:t xml:space="preserve">CHED </w:t>
            </w:r>
            <w:proofErr w:type="spellStart"/>
            <w:r w:rsidRPr="00967697">
              <w:rPr>
                <w:sz w:val="24"/>
                <w:szCs w:val="24"/>
              </w:rPr>
              <w:t>StuFAPs</w:t>
            </w:r>
            <w:proofErr w:type="spellEnd"/>
            <w:r w:rsidRPr="00967697">
              <w:rPr>
                <w:sz w:val="24"/>
                <w:szCs w:val="24"/>
              </w:rPr>
              <w:t xml:space="preserve"> / DOST-SEI Portal</w:t>
            </w:r>
          </w:p>
        </w:tc>
        <w:tc>
          <w:tcPr>
            <w:tcW w:w="2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DEF9A0" w14:textId="77777777" w:rsidR="008335FC" w:rsidRPr="00967697" w:rsidRDefault="00073209">
            <w:pPr>
              <w:spacing w:line="276" w:lineRule="auto"/>
              <w:jc w:val="both"/>
              <w:rPr>
                <w:sz w:val="24"/>
                <w:szCs w:val="24"/>
              </w:rPr>
            </w:pPr>
            <w:r w:rsidRPr="00967697">
              <w:rPr>
                <w:sz w:val="24"/>
                <w:szCs w:val="24"/>
              </w:rPr>
              <w:t>Proven national-scale digital scholarship data collection across Philippine HEIs</w:t>
            </w:r>
          </w:p>
        </w:tc>
        <w:tc>
          <w:tcPr>
            <w:tcW w:w="2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1B5CF9" w14:textId="77777777" w:rsidR="008335FC" w:rsidRPr="00967697" w:rsidRDefault="00073209">
            <w:pPr>
              <w:spacing w:line="276" w:lineRule="auto"/>
              <w:jc w:val="both"/>
              <w:rPr>
                <w:sz w:val="24"/>
                <w:szCs w:val="24"/>
              </w:rPr>
            </w:pPr>
            <w:r w:rsidRPr="00967697">
              <w:rPr>
                <w:sz w:val="24"/>
                <w:szCs w:val="24"/>
              </w:rPr>
              <w:t>No institutional-level document verification; no configurable university-specific workflows</w:t>
            </w:r>
          </w:p>
        </w:tc>
        <w:tc>
          <w:tcPr>
            <w:tcW w:w="3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CA7B06" w14:textId="77777777" w:rsidR="008335FC" w:rsidRPr="00967697" w:rsidRDefault="00073209">
            <w:pPr>
              <w:spacing w:line="276" w:lineRule="auto"/>
              <w:jc w:val="both"/>
              <w:rPr>
                <w:sz w:val="24"/>
                <w:szCs w:val="24"/>
              </w:rPr>
            </w:pPr>
            <w:r w:rsidRPr="00967697">
              <w:rPr>
                <w:sz w:val="24"/>
                <w:szCs w:val="24"/>
              </w:rPr>
              <w:t>Provides institution-level AI verification and workflow management outside the national portal scope</w:t>
            </w:r>
          </w:p>
        </w:tc>
      </w:tr>
      <w:tr w:rsidR="008335FC" w:rsidRPr="00967697" w14:paraId="24B43D72" w14:textId="77777777">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701A58" w14:textId="77777777" w:rsidR="008335FC" w:rsidRPr="00967697" w:rsidRDefault="00073209">
            <w:pPr>
              <w:spacing w:line="276" w:lineRule="auto"/>
              <w:jc w:val="both"/>
              <w:rPr>
                <w:sz w:val="24"/>
                <w:szCs w:val="24"/>
              </w:rPr>
            </w:pPr>
            <w:r w:rsidRPr="00967697">
              <w:rPr>
                <w:sz w:val="24"/>
                <w:szCs w:val="24"/>
              </w:rPr>
              <w:t xml:space="preserve">Blackbaud / </w:t>
            </w:r>
            <w:proofErr w:type="spellStart"/>
            <w:r w:rsidRPr="00967697">
              <w:rPr>
                <w:sz w:val="24"/>
                <w:szCs w:val="24"/>
              </w:rPr>
              <w:t>WizeHive</w:t>
            </w:r>
            <w:proofErr w:type="spellEnd"/>
          </w:p>
        </w:tc>
        <w:tc>
          <w:tcPr>
            <w:tcW w:w="2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AF8148" w14:textId="77777777" w:rsidR="008335FC" w:rsidRPr="00967697" w:rsidRDefault="00073209">
            <w:pPr>
              <w:spacing w:line="276" w:lineRule="auto"/>
              <w:jc w:val="both"/>
              <w:rPr>
                <w:sz w:val="24"/>
                <w:szCs w:val="24"/>
              </w:rPr>
            </w:pPr>
            <w:r w:rsidRPr="00967697">
              <w:rPr>
                <w:sz w:val="24"/>
                <w:szCs w:val="24"/>
              </w:rPr>
              <w:t xml:space="preserve">Comprehensive grant workflow automation, </w:t>
            </w:r>
            <w:r w:rsidRPr="00967697">
              <w:rPr>
                <w:sz w:val="24"/>
                <w:szCs w:val="24"/>
              </w:rPr>
              <w:lastRenderedPageBreak/>
              <w:t>including applicant tracking and notification features</w:t>
            </w:r>
          </w:p>
        </w:tc>
        <w:tc>
          <w:tcPr>
            <w:tcW w:w="2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FF5C6E" w14:textId="77777777" w:rsidR="008335FC" w:rsidRPr="00967697" w:rsidRDefault="00073209">
            <w:pPr>
              <w:spacing w:line="276" w:lineRule="auto"/>
              <w:jc w:val="both"/>
              <w:rPr>
                <w:sz w:val="24"/>
                <w:szCs w:val="24"/>
              </w:rPr>
            </w:pPr>
            <w:r w:rsidRPr="00967697">
              <w:rPr>
                <w:sz w:val="24"/>
                <w:szCs w:val="24"/>
              </w:rPr>
              <w:lastRenderedPageBreak/>
              <w:t xml:space="preserve">Prohibitive pricing for Philippine state universities; no AI </w:t>
            </w:r>
            <w:r w:rsidRPr="00967697">
              <w:rPr>
                <w:sz w:val="24"/>
                <w:szCs w:val="24"/>
              </w:rPr>
              <w:lastRenderedPageBreak/>
              <w:t>image forensics for uploaded academic documents</w:t>
            </w:r>
          </w:p>
        </w:tc>
        <w:tc>
          <w:tcPr>
            <w:tcW w:w="3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89C76C" w14:textId="77777777" w:rsidR="008335FC" w:rsidRPr="00967697" w:rsidRDefault="00073209">
            <w:pPr>
              <w:spacing w:line="276" w:lineRule="auto"/>
              <w:jc w:val="both"/>
              <w:rPr>
                <w:sz w:val="24"/>
                <w:szCs w:val="24"/>
              </w:rPr>
            </w:pPr>
            <w:r w:rsidRPr="00967697">
              <w:rPr>
                <w:sz w:val="24"/>
                <w:szCs w:val="24"/>
              </w:rPr>
              <w:lastRenderedPageBreak/>
              <w:t xml:space="preserve">Zero-licensing-cost platform with integrated AI document </w:t>
            </w:r>
            <w:r w:rsidRPr="00967697">
              <w:rPr>
                <w:sz w:val="24"/>
                <w:szCs w:val="24"/>
              </w:rPr>
              <w:lastRenderedPageBreak/>
              <w:t>forensics tailored to COG images</w:t>
            </w:r>
          </w:p>
        </w:tc>
      </w:tr>
    </w:tbl>
    <w:p w14:paraId="31A615A2" w14:textId="77777777" w:rsidR="008335FC" w:rsidRPr="00967697" w:rsidRDefault="008335FC">
      <w:pPr>
        <w:spacing w:after="200" w:line="480" w:lineRule="auto"/>
        <w:ind w:firstLine="720"/>
        <w:jc w:val="both"/>
      </w:pPr>
    </w:p>
    <w:p w14:paraId="4B98ABD0" w14:textId="55F4375E" w:rsidR="008335FC" w:rsidRPr="00967697" w:rsidRDefault="00073209">
      <w:pPr>
        <w:spacing w:line="480" w:lineRule="auto"/>
        <w:ind w:firstLine="720"/>
        <w:jc w:val="both"/>
      </w:pPr>
      <w:r w:rsidRPr="00967697">
        <w:t xml:space="preserve">The research evaluated in this chapter demonstrates that all required elements exist and have successfully undergone technical validation. The research shows that digital transformation leads to faster processing speeds, improved administrative performance, and higher user satisfaction. The ELA-CNN pipeline has been demonstrated to be capable of detecting document forgeries with accuracy levels sufficient for operational deployment. The existing platforms do not provide a complete solution because they fail to create a unified system that works in the context of a Philippine state university. The OSA operational problems can be solved through national portals and commercial platforms, open-source tools, and form-and-email workflows, which together provide all available solutions. The reviewed systems do not meet all three requirements because they fail to support scholarship workflow management, AI-based document verification, and automated applicant notification. The existing environment has a gap because this element is missing. </w:t>
      </w:r>
      <w:del w:id="134" w:author="DAISY CASIPIT" w:date="2026-06-10T14:29:00Z">
        <w:r w:rsidRPr="00967697" w:rsidDel="00BF7F94">
          <w:delText xml:space="preserve">A.E.G.I.S. was developed </w:delText>
        </w:r>
      </w:del>
      <w:ins w:id="135" w:author="DAISY CASIPIT" w:date="2026-06-10T14:29:00Z">
        <w:r w:rsidR="00BF7F94">
          <w:t>T</w:t>
        </w:r>
      </w:ins>
      <w:del w:id="136" w:author="DAISY CASIPIT" w:date="2026-06-10T14:29:00Z">
        <w:r w:rsidRPr="00967697" w:rsidDel="00BF7F94">
          <w:delText>t</w:delText>
        </w:r>
      </w:del>
      <w:r w:rsidRPr="00967697">
        <w:t xml:space="preserve">o </w:t>
      </w:r>
      <w:proofErr w:type="gramStart"/>
      <w:r w:rsidRPr="00967697">
        <w:t>address</w:t>
      </w:r>
      <w:proofErr w:type="gramEnd"/>
      <w:r w:rsidRPr="00967697">
        <w:t xml:space="preserve"> it</w:t>
      </w:r>
      <w:del w:id="137" w:author="DAISY CASIPIT" w:date="2026-06-10T14:29:00Z">
        <w:r w:rsidRPr="00967697" w:rsidDel="00BF7F94">
          <w:delText>.</w:delText>
        </w:r>
      </w:del>
      <w:r w:rsidRPr="00967697">
        <w:t xml:space="preserve"> </w:t>
      </w:r>
      <w:ins w:id="138" w:author="DAISY CASIPIT" w:date="2026-06-10T14:29:00Z">
        <w:r w:rsidR="00BF7F94" w:rsidRPr="00BF7F94">
          <w:t>A.E.G.I.S. was developed</w:t>
        </w:r>
        <w:r w:rsidR="00BF7F94">
          <w:t>.</w:t>
        </w:r>
      </w:ins>
    </w:p>
    <w:p w14:paraId="3B041ABD" w14:textId="77777777" w:rsidR="008335FC" w:rsidRPr="00967697" w:rsidRDefault="008335FC">
      <w:pPr>
        <w:spacing w:line="480" w:lineRule="auto"/>
        <w:ind w:firstLine="720"/>
        <w:jc w:val="both"/>
      </w:pPr>
    </w:p>
    <w:p w14:paraId="278285C6" w14:textId="77777777" w:rsidR="008335FC" w:rsidRPr="00967697" w:rsidRDefault="008335FC">
      <w:pPr>
        <w:spacing w:line="480" w:lineRule="auto"/>
        <w:ind w:firstLine="720"/>
        <w:jc w:val="both"/>
      </w:pPr>
    </w:p>
    <w:p w14:paraId="5552D0D9" w14:textId="77777777" w:rsidR="008335FC" w:rsidRPr="00967697" w:rsidRDefault="008335FC">
      <w:pPr>
        <w:spacing w:line="480" w:lineRule="auto"/>
        <w:jc w:val="both"/>
      </w:pPr>
    </w:p>
    <w:p w14:paraId="6522FF74" w14:textId="77777777" w:rsidR="008335FC" w:rsidRPr="00967697" w:rsidRDefault="008335FC">
      <w:pPr>
        <w:widowControl w:val="0"/>
        <w:spacing w:line="480" w:lineRule="auto"/>
        <w:jc w:val="both"/>
      </w:pPr>
    </w:p>
    <w:p w14:paraId="0AAEF131" w14:textId="77777777" w:rsidR="008335FC" w:rsidRPr="00967697" w:rsidRDefault="008335FC">
      <w:pPr>
        <w:spacing w:line="480" w:lineRule="auto"/>
        <w:jc w:val="both"/>
      </w:pPr>
    </w:p>
    <w:p w14:paraId="7467956D" w14:textId="77777777" w:rsidR="008335FC" w:rsidRPr="00967697" w:rsidRDefault="008335FC">
      <w:pPr>
        <w:spacing w:line="480" w:lineRule="auto"/>
        <w:jc w:val="both"/>
      </w:pPr>
    </w:p>
    <w:p w14:paraId="44DC7261" w14:textId="77777777" w:rsidR="008335FC" w:rsidRPr="00967697" w:rsidRDefault="008335FC">
      <w:pPr>
        <w:spacing w:line="480" w:lineRule="auto"/>
        <w:jc w:val="both"/>
      </w:pPr>
    </w:p>
    <w:p w14:paraId="581CCFC6" w14:textId="77777777" w:rsidR="008335FC" w:rsidRPr="00967697" w:rsidRDefault="008335FC">
      <w:pPr>
        <w:spacing w:line="480" w:lineRule="auto"/>
        <w:jc w:val="both"/>
      </w:pPr>
    </w:p>
    <w:p w14:paraId="645BC548" w14:textId="77777777" w:rsidR="008335FC" w:rsidRPr="00967697" w:rsidRDefault="008335FC">
      <w:pPr>
        <w:spacing w:line="480" w:lineRule="auto"/>
        <w:jc w:val="both"/>
      </w:pPr>
    </w:p>
    <w:p w14:paraId="2FAC39A4" w14:textId="77777777" w:rsidR="008335FC" w:rsidRPr="00967697" w:rsidRDefault="008335FC">
      <w:pPr>
        <w:spacing w:line="480" w:lineRule="auto"/>
        <w:jc w:val="both"/>
      </w:pPr>
    </w:p>
    <w:p w14:paraId="7D2C2449" w14:textId="77777777" w:rsidR="008335FC" w:rsidRPr="00967697" w:rsidRDefault="008335FC">
      <w:pPr>
        <w:rPr>
          <w:b/>
          <w:bCs/>
          <w:smallCaps/>
          <w:color w:val="000000"/>
        </w:rPr>
      </w:pPr>
      <w:bookmarkStart w:id="139" w:name="_l8j9aqcunk9z" w:colFirst="0" w:colLast="0"/>
      <w:bookmarkEnd w:id="139"/>
    </w:p>
    <w:p w14:paraId="21791150" w14:textId="77777777" w:rsidR="008335FC" w:rsidRPr="00967697" w:rsidRDefault="00073209">
      <w:pPr>
        <w:rPr>
          <w:b/>
          <w:bCs/>
          <w:smallCaps/>
          <w:color w:val="000000"/>
        </w:rPr>
      </w:pPr>
      <w:bookmarkStart w:id="140" w:name="_s98hab75ulzd" w:colFirst="0" w:colLast="0"/>
      <w:bookmarkEnd w:id="140"/>
      <w:r w:rsidRPr="00967697">
        <w:br w:type="page"/>
      </w:r>
    </w:p>
    <w:p w14:paraId="3C99E93A" w14:textId="77777777" w:rsidR="008335FC" w:rsidRPr="00967697" w:rsidRDefault="00073209">
      <w:pPr>
        <w:pStyle w:val="Heading1"/>
        <w:rPr>
          <w:sz w:val="24"/>
          <w:szCs w:val="24"/>
        </w:rPr>
      </w:pPr>
      <w:bookmarkStart w:id="141" w:name="_cneusu1v2pcm" w:colFirst="0" w:colLast="0"/>
      <w:bookmarkEnd w:id="141"/>
      <w:r w:rsidRPr="00967697">
        <w:rPr>
          <w:sz w:val="24"/>
          <w:szCs w:val="24"/>
        </w:rPr>
        <w:lastRenderedPageBreak/>
        <w:t>CHAPTER III</w:t>
      </w:r>
    </w:p>
    <w:p w14:paraId="779534A0" w14:textId="77777777" w:rsidR="008335FC" w:rsidRPr="00967697" w:rsidRDefault="00073209">
      <w:pPr>
        <w:pStyle w:val="Heading1"/>
        <w:spacing w:line="480" w:lineRule="auto"/>
        <w:rPr>
          <w:sz w:val="24"/>
          <w:szCs w:val="24"/>
        </w:rPr>
      </w:pPr>
      <w:bookmarkStart w:id="142" w:name="_xqtoc4ijk5n3" w:colFirst="0" w:colLast="0"/>
      <w:bookmarkEnd w:id="142"/>
      <w:r w:rsidRPr="00967697">
        <w:rPr>
          <w:sz w:val="24"/>
          <w:szCs w:val="24"/>
        </w:rPr>
        <w:t>METHODOLOGY</w:t>
      </w:r>
    </w:p>
    <w:p w14:paraId="3210E72C" w14:textId="348BDDF9" w:rsidR="008335FC" w:rsidRPr="00967697" w:rsidRDefault="00073209">
      <w:pPr>
        <w:keepNext/>
        <w:spacing w:after="60" w:line="480" w:lineRule="auto"/>
        <w:ind w:firstLine="720"/>
        <w:jc w:val="both"/>
      </w:pPr>
      <w:r w:rsidRPr="00967697">
        <w:t xml:space="preserve">The chapter demonstrates A.E.G.I.S. design and construction through its system structure, technology selection process, and development timeline, which the team </w:t>
      </w:r>
      <w:del w:id="143" w:author="DAISY CASIPIT" w:date="2026-06-10T14:30:00Z">
        <w:r w:rsidRPr="00967697" w:rsidDel="00BF7F94">
          <w:delText xml:space="preserve">will </w:delText>
        </w:r>
      </w:del>
      <w:r w:rsidRPr="00967697">
        <w:t xml:space="preserve">use for project work. The team </w:t>
      </w:r>
      <w:del w:id="144" w:author="DAISY CASIPIT" w:date="2026-06-10T14:30:00Z">
        <w:r w:rsidRPr="00967697" w:rsidDel="00BF7F94">
          <w:delText>will</w:delText>
        </w:r>
      </w:del>
      <w:r w:rsidRPr="00967697">
        <w:t xml:space="preserve"> manage this work using a Kanban workflow, as detailed in the Research Design section below.</w:t>
      </w:r>
    </w:p>
    <w:p w14:paraId="4D813F00" w14:textId="77777777" w:rsidR="008335FC" w:rsidRPr="00967697" w:rsidRDefault="00073209">
      <w:pPr>
        <w:pStyle w:val="Heading2"/>
        <w:numPr>
          <w:ilvl w:val="0"/>
          <w:numId w:val="1"/>
        </w:numPr>
        <w:rPr>
          <w:sz w:val="24"/>
          <w:szCs w:val="24"/>
        </w:rPr>
      </w:pPr>
      <w:bookmarkStart w:id="145" w:name="_ji36rsg5noms" w:colFirst="0" w:colLast="0"/>
      <w:bookmarkEnd w:id="145"/>
      <w:r w:rsidRPr="00967697">
        <w:rPr>
          <w:sz w:val="24"/>
          <w:szCs w:val="24"/>
        </w:rPr>
        <w:t>Research Design</w:t>
      </w:r>
    </w:p>
    <w:p w14:paraId="725ACFCB" w14:textId="520006F4" w:rsidR="008335FC" w:rsidRPr="00967697" w:rsidRDefault="00073209">
      <w:pPr>
        <w:keepNext/>
        <w:spacing w:after="60" w:line="480" w:lineRule="auto"/>
        <w:ind w:firstLine="720"/>
        <w:jc w:val="both"/>
      </w:pPr>
      <w:r w:rsidRPr="00967697">
        <w:rPr>
          <w:rFonts w:eastAsia="Gungsuh"/>
        </w:rPr>
        <w:t xml:space="preserve">The researchers </w:t>
      </w:r>
      <w:del w:id="146" w:author="DAISY CASIPIT" w:date="2026-06-10T14:30:00Z">
        <w:r w:rsidRPr="00967697" w:rsidDel="00BF7F94">
          <w:rPr>
            <w:rFonts w:eastAsia="Gungsuh"/>
          </w:rPr>
          <w:delText xml:space="preserve">will </w:delText>
        </w:r>
      </w:del>
      <w:r w:rsidRPr="00967697">
        <w:rPr>
          <w:rFonts w:eastAsia="Gungsuh"/>
        </w:rPr>
        <w:t>conduct their study using a method that combines solution creation and evaluation to address one specific problem. The development team</w:t>
      </w:r>
      <w:del w:id="147" w:author="DAISY CASIPIT" w:date="2026-06-10T14:31:00Z">
        <w:r w:rsidRPr="00967697" w:rsidDel="00BF7F94">
          <w:rPr>
            <w:rFonts w:eastAsia="Gungsuh"/>
          </w:rPr>
          <w:delText xml:space="preserve"> will</w:delText>
        </w:r>
      </w:del>
      <w:r w:rsidRPr="00967697">
        <w:rPr>
          <w:rFonts w:eastAsia="Gungsuh"/>
        </w:rPr>
        <w:t xml:space="preserve"> create A.E.G.I.S. to address all scholarship management issues OSA currently experiences. The development team </w:t>
      </w:r>
      <w:del w:id="148" w:author="DAISY CASIPIT" w:date="2026-06-10T14:31:00Z">
        <w:r w:rsidRPr="00967697" w:rsidDel="00BF7F94">
          <w:rPr>
            <w:rFonts w:eastAsia="Gungsuh"/>
          </w:rPr>
          <w:delText>will</w:delText>
        </w:r>
      </w:del>
      <w:r w:rsidRPr="00967697">
        <w:rPr>
          <w:rFonts w:eastAsia="Gungsuh"/>
        </w:rPr>
        <w:t xml:space="preserve"> use Kanban as its development method. The team </w:t>
      </w:r>
      <w:del w:id="149" w:author="DAISY CASIPIT" w:date="2026-06-10T14:32:00Z">
        <w:r w:rsidRPr="00967697" w:rsidDel="00BF7F94">
          <w:rPr>
            <w:rFonts w:eastAsia="Gungsuh"/>
          </w:rPr>
          <w:delText>will</w:delText>
        </w:r>
      </w:del>
      <w:r w:rsidRPr="00967697">
        <w:rPr>
          <w:rFonts w:eastAsia="Gungsuh"/>
        </w:rPr>
        <w:t xml:space="preserve"> handle work through card movements across six columns: Backlog, To Do, In Progress (WIP ≤ 3), Review (WIP ≤ 2), Testing (WIP ≤ 2), and Deployment. Daily stand-up meetings </w:t>
      </w:r>
      <w:del w:id="150" w:author="DAISY CASIPIT" w:date="2026-06-10T14:32:00Z">
        <w:r w:rsidRPr="00967697" w:rsidDel="00BF7F94">
          <w:rPr>
            <w:rFonts w:eastAsia="Gungsuh"/>
          </w:rPr>
          <w:delText>will</w:delText>
        </w:r>
      </w:del>
      <w:r w:rsidRPr="00967697">
        <w:rPr>
          <w:rFonts w:eastAsia="Gungsuh"/>
        </w:rPr>
        <w:t xml:space="preserve"> support active development, while OSA stakeholders </w:t>
      </w:r>
      <w:del w:id="151" w:author="DAISY CASIPIT" w:date="2026-06-10T16:00:00Z">
        <w:r w:rsidRPr="00967697" w:rsidDel="00C42158">
          <w:rPr>
            <w:rFonts w:eastAsia="Gungsuh"/>
          </w:rPr>
          <w:delText xml:space="preserve">will </w:delText>
        </w:r>
      </w:del>
      <w:r w:rsidRPr="00967697">
        <w:rPr>
          <w:rFonts w:eastAsia="Gungsuh"/>
        </w:rPr>
        <w:t xml:space="preserve">review progress at the Review stage as requested. The diagram </w:t>
      </w:r>
      <w:del w:id="152" w:author="DAISY CASIPIT" w:date="2026-06-10T16:00:00Z">
        <w:r w:rsidRPr="00967697" w:rsidDel="00C42158">
          <w:rPr>
            <w:rFonts w:eastAsia="Gungsuh"/>
          </w:rPr>
          <w:delText>will</w:delText>
        </w:r>
      </w:del>
      <w:r w:rsidRPr="00967697">
        <w:rPr>
          <w:rFonts w:eastAsia="Gungsuh"/>
        </w:rPr>
        <w:t xml:space="preserve"> show the complete Kanban board layout and its WIP-limited columns (</w:t>
      </w:r>
      <w:r w:rsidRPr="00967697">
        <w:rPr>
          <w:b/>
          <w:bCs/>
          <w:i/>
          <w:iCs/>
        </w:rPr>
        <w:t>See Appendix B, Figure 1, Page 51</w:t>
      </w:r>
      <w:r w:rsidRPr="00967697">
        <w:t>).</w:t>
      </w:r>
    </w:p>
    <w:p w14:paraId="20E2950F" w14:textId="77777777" w:rsidR="008335FC" w:rsidRPr="00967697" w:rsidRDefault="00073209">
      <w:pPr>
        <w:pStyle w:val="Heading2"/>
        <w:numPr>
          <w:ilvl w:val="0"/>
          <w:numId w:val="1"/>
        </w:numPr>
        <w:rPr>
          <w:sz w:val="24"/>
          <w:szCs w:val="24"/>
        </w:rPr>
      </w:pPr>
      <w:bookmarkStart w:id="153" w:name="_mx3t0mybn10j" w:colFirst="0" w:colLast="0"/>
      <w:bookmarkEnd w:id="153"/>
      <w:r w:rsidRPr="00967697">
        <w:rPr>
          <w:sz w:val="24"/>
          <w:szCs w:val="24"/>
        </w:rPr>
        <w:t>Requirements</w:t>
      </w:r>
    </w:p>
    <w:p w14:paraId="2F7D3319" w14:textId="53D15190" w:rsidR="008335FC" w:rsidRPr="00967697" w:rsidRDefault="00073209">
      <w:pPr>
        <w:pStyle w:val="Heading2"/>
        <w:spacing w:line="480" w:lineRule="auto"/>
        <w:ind w:firstLine="720"/>
        <w:jc w:val="both"/>
        <w:rPr>
          <w:b w:val="0"/>
          <w:bCs w:val="0"/>
          <w:sz w:val="24"/>
          <w:szCs w:val="24"/>
        </w:rPr>
      </w:pPr>
      <w:bookmarkStart w:id="154" w:name="_9vzx17wwys9u" w:colFirst="0" w:colLast="0"/>
      <w:bookmarkEnd w:id="154"/>
      <w:r w:rsidRPr="00967697">
        <w:rPr>
          <w:b w:val="0"/>
          <w:bCs w:val="0"/>
          <w:sz w:val="24"/>
          <w:szCs w:val="24"/>
        </w:rPr>
        <w:t xml:space="preserve">The team </w:t>
      </w:r>
      <w:del w:id="155" w:author="DAISY CASIPIT" w:date="2026-06-10T16:01:00Z">
        <w:r w:rsidRPr="00967697" w:rsidDel="00C42158">
          <w:rPr>
            <w:b w:val="0"/>
            <w:bCs w:val="0"/>
            <w:sz w:val="24"/>
            <w:szCs w:val="24"/>
          </w:rPr>
          <w:delText>will</w:delText>
        </w:r>
      </w:del>
      <w:r w:rsidRPr="00967697">
        <w:rPr>
          <w:b w:val="0"/>
          <w:bCs w:val="0"/>
          <w:sz w:val="24"/>
          <w:szCs w:val="24"/>
        </w:rPr>
        <w:t xml:space="preserve"> collect and document system requirements during the requirements phase</w:t>
      </w:r>
      <w:del w:id="156" w:author="DAISY CASIPIT" w:date="2026-06-08T22:59:00Z">
        <w:r w:rsidRPr="00967697" w:rsidDel="00513115">
          <w:rPr>
            <w:b w:val="0"/>
            <w:bCs w:val="0"/>
            <w:sz w:val="24"/>
            <w:szCs w:val="24"/>
          </w:rPr>
          <w:delText>,</w:delText>
        </w:r>
      </w:del>
      <w:r w:rsidRPr="00967697">
        <w:rPr>
          <w:b w:val="0"/>
          <w:bCs w:val="0"/>
          <w:sz w:val="24"/>
          <w:szCs w:val="24"/>
        </w:rPr>
        <w:t xml:space="preserve"> and</w:t>
      </w:r>
      <w:del w:id="157" w:author="DAISY CASIPIT" w:date="2026-06-10T16:01:00Z">
        <w:r w:rsidRPr="00967697" w:rsidDel="00C42158">
          <w:rPr>
            <w:b w:val="0"/>
            <w:bCs w:val="0"/>
            <w:sz w:val="24"/>
            <w:szCs w:val="24"/>
          </w:rPr>
          <w:delText xml:space="preserve"> will</w:delText>
        </w:r>
      </w:del>
      <w:r w:rsidRPr="00967697">
        <w:rPr>
          <w:b w:val="0"/>
          <w:bCs w:val="0"/>
          <w:sz w:val="24"/>
          <w:szCs w:val="24"/>
        </w:rPr>
        <w:t xml:space="preserve"> ne</w:t>
      </w:r>
      <w:del w:id="158" w:author="DAISY CASIPIT" w:date="2026-06-10T16:05:00Z">
        <w:r w:rsidRPr="00967697" w:rsidDel="00C42158">
          <w:rPr>
            <w:b w:val="0"/>
            <w:bCs w:val="0"/>
            <w:sz w:val="24"/>
            <w:szCs w:val="24"/>
          </w:rPr>
          <w:delText>ed</w:delText>
        </w:r>
      </w:del>
      <w:ins w:id="159" w:author="DAISY CASIPIT" w:date="2026-06-10T16:02:00Z">
        <w:r w:rsidR="00C42158">
          <w:rPr>
            <w:b w:val="0"/>
            <w:bCs w:val="0"/>
            <w:sz w:val="24"/>
            <w:szCs w:val="24"/>
          </w:rPr>
          <w:t>ed</w:t>
        </w:r>
      </w:ins>
      <w:r w:rsidRPr="00967697">
        <w:rPr>
          <w:b w:val="0"/>
          <w:bCs w:val="0"/>
          <w:sz w:val="24"/>
          <w:szCs w:val="24"/>
        </w:rPr>
        <w:t xml:space="preserve"> approval from the OSA head. The project</w:t>
      </w:r>
      <w:del w:id="160" w:author="DAISY CASIPIT" w:date="2026-06-10T16:02:00Z">
        <w:r w:rsidRPr="00967697" w:rsidDel="00C42158">
          <w:rPr>
            <w:b w:val="0"/>
            <w:bCs w:val="0"/>
            <w:sz w:val="24"/>
            <w:szCs w:val="24"/>
          </w:rPr>
          <w:delText xml:space="preserve"> will</w:delText>
        </w:r>
      </w:del>
      <w:r w:rsidRPr="00967697">
        <w:rPr>
          <w:b w:val="0"/>
          <w:bCs w:val="0"/>
          <w:sz w:val="24"/>
          <w:szCs w:val="24"/>
        </w:rPr>
        <w:t xml:space="preserve"> obtain requirements through two main approaches</w:t>
      </w:r>
      <w:del w:id="161" w:author="DAISY CASIPIT" w:date="2026-06-10T16:03:00Z">
        <w:r w:rsidRPr="00967697" w:rsidDel="00C42158">
          <w:rPr>
            <w:b w:val="0"/>
            <w:bCs w:val="0"/>
            <w:sz w:val="24"/>
            <w:szCs w:val="24"/>
          </w:rPr>
          <w:delText xml:space="preserve"> w</w:delText>
        </w:r>
      </w:del>
      <w:r w:rsidRPr="00967697">
        <w:rPr>
          <w:b w:val="0"/>
          <w:bCs w:val="0"/>
          <w:sz w:val="24"/>
          <w:szCs w:val="24"/>
        </w:rPr>
        <w:t xml:space="preserve">, which include (1) research team structured interviews with OSA personnel to discover existing workflow issues and (2) research team structured observation of scholarship application processing at the OSA office. The task </w:t>
      </w:r>
      <w:del w:id="162" w:author="DAISY CASIPIT" w:date="2026-06-10T16:03:00Z">
        <w:r w:rsidRPr="00967697" w:rsidDel="00C42158">
          <w:rPr>
            <w:b w:val="0"/>
            <w:bCs w:val="0"/>
            <w:sz w:val="24"/>
            <w:szCs w:val="24"/>
          </w:rPr>
          <w:delText>will</w:delText>
        </w:r>
      </w:del>
      <w:r w:rsidRPr="00967697">
        <w:rPr>
          <w:b w:val="0"/>
          <w:bCs w:val="0"/>
          <w:sz w:val="24"/>
          <w:szCs w:val="24"/>
        </w:rPr>
        <w:t xml:space="preserve"> produce two main deliverables: User Stories (</w:t>
      </w:r>
      <w:r w:rsidRPr="00967697">
        <w:rPr>
          <w:i/>
          <w:iCs/>
          <w:sz w:val="24"/>
          <w:szCs w:val="24"/>
        </w:rPr>
        <w:t>See Appendix A, Table 2, Page 45</w:t>
      </w:r>
      <w:r w:rsidRPr="00967697">
        <w:rPr>
          <w:b w:val="0"/>
          <w:bCs w:val="0"/>
          <w:sz w:val="24"/>
          <w:szCs w:val="24"/>
        </w:rPr>
        <w:t xml:space="preserve">) that </w:t>
      </w:r>
      <w:del w:id="163" w:author="DAISY CASIPIT" w:date="2026-06-10T16:03:00Z">
        <w:r w:rsidRPr="00967697" w:rsidDel="00C42158">
          <w:rPr>
            <w:b w:val="0"/>
            <w:bCs w:val="0"/>
            <w:sz w:val="24"/>
            <w:szCs w:val="24"/>
          </w:rPr>
          <w:delText>will</w:delText>
        </w:r>
      </w:del>
      <w:r w:rsidRPr="00967697">
        <w:rPr>
          <w:b w:val="0"/>
          <w:bCs w:val="0"/>
          <w:sz w:val="24"/>
          <w:szCs w:val="24"/>
        </w:rPr>
        <w:t xml:space="preserve"> describe </w:t>
      </w:r>
      <w:r w:rsidRPr="00967697">
        <w:rPr>
          <w:b w:val="0"/>
          <w:bCs w:val="0"/>
          <w:sz w:val="24"/>
          <w:szCs w:val="24"/>
        </w:rPr>
        <w:lastRenderedPageBreak/>
        <w:t xml:space="preserve">system requirements for different user roles, and a Requirements Specification Document, which the OSA head </w:t>
      </w:r>
      <w:del w:id="164" w:author="DAISY CASIPIT" w:date="2026-06-10T16:04:00Z">
        <w:r w:rsidRPr="00967697" w:rsidDel="00C42158">
          <w:rPr>
            <w:b w:val="0"/>
            <w:bCs w:val="0"/>
            <w:sz w:val="24"/>
            <w:szCs w:val="24"/>
          </w:rPr>
          <w:delText xml:space="preserve">will </w:delText>
        </w:r>
      </w:del>
      <w:r w:rsidRPr="00967697">
        <w:rPr>
          <w:b w:val="0"/>
          <w:bCs w:val="0"/>
          <w:sz w:val="24"/>
          <w:szCs w:val="24"/>
        </w:rPr>
        <w:t>approve before any design work begins.</w:t>
      </w:r>
    </w:p>
    <w:p w14:paraId="711E06F8" w14:textId="77777777" w:rsidR="008335FC" w:rsidRPr="00967697" w:rsidRDefault="00073209">
      <w:pPr>
        <w:pStyle w:val="Heading3"/>
      </w:pPr>
      <w:bookmarkStart w:id="165" w:name="_l707u5ridaep" w:colFirst="0" w:colLast="0"/>
      <w:bookmarkEnd w:id="165"/>
      <w:r w:rsidRPr="00967697">
        <w:t>Feasibility Study</w:t>
      </w:r>
    </w:p>
    <w:p w14:paraId="27FE3D79" w14:textId="6EAE991F" w:rsidR="008335FC" w:rsidRPr="00967697" w:rsidRDefault="00073209">
      <w:pPr>
        <w:spacing w:after="30" w:line="480" w:lineRule="auto"/>
        <w:ind w:firstLine="360"/>
        <w:jc w:val="both"/>
      </w:pPr>
      <w:r w:rsidRPr="00967697">
        <w:t xml:space="preserve">The team </w:t>
      </w:r>
      <w:del w:id="166" w:author="DAISY CASIPIT" w:date="2026-06-10T16:04:00Z">
        <w:r w:rsidRPr="00967697" w:rsidDel="00C42158">
          <w:delText>will</w:delText>
        </w:r>
      </w:del>
      <w:r w:rsidRPr="00967697">
        <w:t xml:space="preserve"> conduct technical, economic, and operational feasibility studies for A.E.G.I.S. to determine the hardware capacity, economic resources, and the client's operational capabilities.</w:t>
      </w:r>
    </w:p>
    <w:p w14:paraId="5F891BA7" w14:textId="77777777" w:rsidR="008335FC" w:rsidRPr="00967697" w:rsidRDefault="00073209">
      <w:pPr>
        <w:spacing w:after="30" w:line="480" w:lineRule="auto"/>
        <w:ind w:left="720"/>
        <w:jc w:val="both"/>
        <w:rPr>
          <w:b/>
          <w:bCs/>
        </w:rPr>
      </w:pPr>
      <w:bookmarkStart w:id="167" w:name="_hs9s1a3awnxj" w:colFirst="0" w:colLast="0"/>
      <w:bookmarkEnd w:id="167"/>
      <w:r w:rsidRPr="00967697">
        <w:rPr>
          <w:b/>
          <w:bCs/>
        </w:rPr>
        <w:t>Technical Feasibility</w:t>
      </w:r>
    </w:p>
    <w:p w14:paraId="29F6C790" w14:textId="14FCE765" w:rsidR="008335FC" w:rsidRPr="00967697" w:rsidRDefault="00073209">
      <w:pPr>
        <w:spacing w:after="30" w:line="480" w:lineRule="auto"/>
        <w:ind w:left="720" w:firstLine="720"/>
        <w:jc w:val="both"/>
      </w:pPr>
      <w:r w:rsidRPr="00967697">
        <w:t xml:space="preserve">Through the hardware and software requirements specified in the AI module performance benchmarks, the researchers </w:t>
      </w:r>
      <w:del w:id="168" w:author="DAISY CASIPIT" w:date="2026-06-10T16:06:00Z">
        <w:r w:rsidRPr="00967697" w:rsidDel="00C42158">
          <w:delText>wil</w:delText>
        </w:r>
      </w:del>
      <w:r w:rsidRPr="00967697">
        <w:t>l demonstrate that A.E.G.I.S. meets its technical requirements.</w:t>
      </w:r>
    </w:p>
    <w:p w14:paraId="7B529662" w14:textId="77777777" w:rsidR="008335FC" w:rsidRPr="00967697" w:rsidRDefault="00073209">
      <w:pPr>
        <w:keepNext/>
        <w:pBdr>
          <w:top w:val="nil"/>
          <w:left w:val="nil"/>
          <w:bottom w:val="nil"/>
          <w:right w:val="nil"/>
          <w:between w:val="nil"/>
        </w:pBdr>
        <w:spacing w:after="200"/>
        <w:rPr>
          <w:i/>
          <w:iCs/>
          <w:color w:val="000000"/>
        </w:rPr>
      </w:pPr>
      <w:bookmarkStart w:id="169" w:name="_jnojnvd2alz7" w:colFirst="0" w:colLast="0"/>
      <w:bookmarkEnd w:id="169"/>
      <w:r w:rsidRPr="00967697">
        <w:rPr>
          <w:i/>
          <w:iCs/>
          <w:color w:val="000000"/>
        </w:rPr>
        <w:t>Table 2 AI Module Performance Benchmarks and A.E.G.I.S. Target Metrics</w:t>
      </w: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2500"/>
        <w:gridCol w:w="1600"/>
        <w:gridCol w:w="1600"/>
        <w:gridCol w:w="1460"/>
      </w:tblGrid>
      <w:tr w:rsidR="008335FC" w:rsidRPr="00967697" w14:paraId="2A3F3420" w14:textId="77777777">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A601AD9" w14:textId="77777777" w:rsidR="008335FC" w:rsidRPr="00967697" w:rsidRDefault="00073209">
            <w:pPr>
              <w:jc w:val="both"/>
            </w:pPr>
            <w:r w:rsidRPr="00967697">
              <w:rPr>
                <w:b/>
                <w:bCs/>
              </w:rPr>
              <w:t>Study</w:t>
            </w:r>
          </w:p>
        </w:tc>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3F2CA61" w14:textId="77777777" w:rsidR="008335FC" w:rsidRPr="00967697" w:rsidRDefault="00073209">
            <w:pPr>
              <w:jc w:val="both"/>
            </w:pPr>
            <w:r w:rsidRPr="00967697">
              <w:rPr>
                <w:b/>
                <w:bCs/>
              </w:rPr>
              <w:t>Method / Dataset</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44AB305" w14:textId="77777777" w:rsidR="008335FC" w:rsidRPr="00967697" w:rsidRDefault="00073209">
            <w:pPr>
              <w:jc w:val="both"/>
            </w:pPr>
            <w:r w:rsidRPr="00967697">
              <w:rPr>
                <w:b/>
                <w:bCs/>
              </w:rPr>
              <w:t>Accuracy</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0C2A11B" w14:textId="77777777" w:rsidR="008335FC" w:rsidRPr="00967697" w:rsidRDefault="00073209">
            <w:pPr>
              <w:jc w:val="both"/>
            </w:pPr>
            <w:r w:rsidRPr="00967697">
              <w:rPr>
                <w:b/>
                <w:bCs/>
              </w:rPr>
              <w:t>Precision</w:t>
            </w:r>
          </w:p>
        </w:tc>
        <w:tc>
          <w:tcPr>
            <w:tcW w:w="14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5AB5DED" w14:textId="77777777" w:rsidR="008335FC" w:rsidRPr="00967697" w:rsidRDefault="00073209">
            <w:pPr>
              <w:jc w:val="both"/>
            </w:pPr>
            <w:r w:rsidRPr="00967697">
              <w:rPr>
                <w:b/>
                <w:bCs/>
              </w:rPr>
              <w:t>Recall</w:t>
            </w:r>
          </w:p>
        </w:tc>
      </w:tr>
      <w:tr w:rsidR="008335FC" w:rsidRPr="00967697" w14:paraId="3494F105"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BF8019" w14:textId="77777777" w:rsidR="008335FC" w:rsidRPr="00967697" w:rsidRDefault="00073209">
            <w:pPr>
              <w:jc w:val="both"/>
            </w:pPr>
            <w:proofErr w:type="spellStart"/>
            <w:r w:rsidRPr="00967697">
              <w:t>Gorle</w:t>
            </w:r>
            <w:proofErr w:type="spellEnd"/>
            <w:r w:rsidRPr="00967697">
              <w:t xml:space="preserve"> &amp; </w:t>
            </w:r>
            <w:proofErr w:type="spellStart"/>
            <w:r w:rsidRPr="00967697">
              <w:t>Guttavelli</w:t>
            </w:r>
            <w:proofErr w:type="spellEnd"/>
            <w:r w:rsidRPr="00967697">
              <w:t xml:space="preserve"> (2025)</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A21C12" w14:textId="77777777" w:rsidR="008335FC" w:rsidRPr="00967697" w:rsidRDefault="00073209">
            <w:pPr>
              <w:jc w:val="both"/>
            </w:pPr>
            <w:r w:rsidRPr="00967697">
              <w:t>ELA + CNN / CASIA v2.0</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1BA1FA" w14:textId="77777777" w:rsidR="008335FC" w:rsidRPr="00967697" w:rsidRDefault="00073209">
            <w:pPr>
              <w:jc w:val="both"/>
            </w:pPr>
            <w:r w:rsidRPr="00967697">
              <w:t>96.21%</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21B994" w14:textId="77777777" w:rsidR="008335FC" w:rsidRPr="00967697" w:rsidRDefault="00073209">
            <w:pPr>
              <w:jc w:val="both"/>
            </w:pPr>
            <w:r w:rsidRPr="00967697">
              <w:t>N/A</w:t>
            </w:r>
          </w:p>
        </w:tc>
        <w:tc>
          <w:tcPr>
            <w:tcW w:w="1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D940BB" w14:textId="77777777" w:rsidR="008335FC" w:rsidRPr="00967697" w:rsidRDefault="00073209">
            <w:pPr>
              <w:jc w:val="both"/>
            </w:pPr>
            <w:r w:rsidRPr="00967697">
              <w:t>N/A</w:t>
            </w:r>
          </w:p>
        </w:tc>
      </w:tr>
      <w:tr w:rsidR="008335FC" w:rsidRPr="00967697" w14:paraId="3F7DA233"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EF114D" w14:textId="77777777" w:rsidR="008335FC" w:rsidRPr="00967697" w:rsidRDefault="00073209">
            <w:pPr>
              <w:jc w:val="both"/>
            </w:pPr>
            <w:r w:rsidRPr="00967697">
              <w:t xml:space="preserve">Kasim &amp; </w:t>
            </w:r>
            <w:proofErr w:type="spellStart"/>
            <w:r w:rsidRPr="00967697">
              <w:t>Ebraheem</w:t>
            </w:r>
            <w:proofErr w:type="spellEnd"/>
            <w:r w:rsidRPr="00967697">
              <w:t xml:space="preserve"> (2024)</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77918F" w14:textId="77777777" w:rsidR="008335FC" w:rsidRPr="00967697" w:rsidRDefault="00073209">
            <w:pPr>
              <w:jc w:val="both"/>
            </w:pPr>
            <w:r w:rsidRPr="00967697">
              <w:t>ELA + CNN / CASIA V0.2</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180BF1" w14:textId="77777777" w:rsidR="008335FC" w:rsidRPr="00967697" w:rsidRDefault="00073209">
            <w:pPr>
              <w:jc w:val="both"/>
            </w:pPr>
            <w:r w:rsidRPr="00967697">
              <w:t>95.00%</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8EF318" w14:textId="77777777" w:rsidR="008335FC" w:rsidRPr="00967697" w:rsidRDefault="00073209">
            <w:pPr>
              <w:jc w:val="both"/>
            </w:pPr>
            <w:r w:rsidRPr="00967697">
              <w:t>N/A</w:t>
            </w:r>
          </w:p>
        </w:tc>
        <w:tc>
          <w:tcPr>
            <w:tcW w:w="1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10B1B0" w14:textId="77777777" w:rsidR="008335FC" w:rsidRPr="00967697" w:rsidRDefault="00073209">
            <w:pPr>
              <w:jc w:val="both"/>
            </w:pPr>
            <w:r w:rsidRPr="00967697">
              <w:t>N/A</w:t>
            </w:r>
          </w:p>
        </w:tc>
      </w:tr>
      <w:tr w:rsidR="008335FC" w:rsidRPr="00967697" w14:paraId="24514702"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C462B5" w14:textId="77777777" w:rsidR="008335FC" w:rsidRPr="00967697" w:rsidRDefault="00073209">
            <w:pPr>
              <w:jc w:val="both"/>
            </w:pPr>
            <w:proofErr w:type="spellStart"/>
            <w:r w:rsidRPr="00967697">
              <w:t>Meepaganithage</w:t>
            </w:r>
            <w:proofErr w:type="spellEnd"/>
            <w:r w:rsidRPr="00967697">
              <w:t xml:space="preserve"> et al. (2024)</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60B8DF8" w14:textId="77777777" w:rsidR="008335FC" w:rsidRPr="00967697" w:rsidRDefault="00073209">
            <w:pPr>
              <w:jc w:val="both"/>
            </w:pPr>
            <w:r w:rsidRPr="00967697">
              <w:t xml:space="preserve">ResNet-101 / </w:t>
            </w:r>
            <w:proofErr w:type="gramStart"/>
            <w:r w:rsidRPr="00967697">
              <w:t>Multi-dataset</w:t>
            </w:r>
            <w:proofErr w:type="gramEnd"/>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526997" w14:textId="77777777" w:rsidR="008335FC" w:rsidRPr="00967697" w:rsidRDefault="00073209">
            <w:pPr>
              <w:jc w:val="both"/>
            </w:pPr>
            <w:r w:rsidRPr="00967697">
              <w:t>93.46%</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8A9A17E" w14:textId="77777777" w:rsidR="008335FC" w:rsidRPr="00967697" w:rsidRDefault="00073209">
            <w:pPr>
              <w:jc w:val="both"/>
            </w:pPr>
            <w:r w:rsidRPr="00967697">
              <w:t>95.08%</w:t>
            </w:r>
          </w:p>
        </w:tc>
        <w:tc>
          <w:tcPr>
            <w:tcW w:w="1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A53E3B" w14:textId="77777777" w:rsidR="008335FC" w:rsidRPr="00967697" w:rsidRDefault="00073209">
            <w:pPr>
              <w:jc w:val="both"/>
            </w:pPr>
            <w:r w:rsidRPr="00967697">
              <w:t>92.10%</w:t>
            </w:r>
          </w:p>
        </w:tc>
      </w:tr>
      <w:tr w:rsidR="008335FC" w:rsidRPr="00967697" w14:paraId="7379F12A"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1DEF04" w14:textId="77777777" w:rsidR="008335FC" w:rsidRPr="00967697" w:rsidRDefault="00073209">
            <w:pPr>
              <w:jc w:val="both"/>
            </w:pPr>
            <w:proofErr w:type="spellStart"/>
            <w:r w:rsidRPr="00967697">
              <w:t>Maamouli</w:t>
            </w:r>
            <w:proofErr w:type="spellEnd"/>
            <w:r w:rsidRPr="00967697">
              <w:t xml:space="preserve"> et al. (2022)</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675DBE" w14:textId="77777777" w:rsidR="008335FC" w:rsidRPr="00967697" w:rsidRDefault="00073209">
            <w:pPr>
              <w:jc w:val="both"/>
            </w:pPr>
            <w:r w:rsidRPr="00967697">
              <w:t>CNN / Administrative Documents</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843470" w14:textId="77777777" w:rsidR="008335FC" w:rsidRPr="00967697" w:rsidRDefault="00073209">
            <w:pPr>
              <w:jc w:val="both"/>
            </w:pPr>
            <w:r w:rsidRPr="00967697">
              <w:t>73.95%</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DC948B" w14:textId="77777777" w:rsidR="008335FC" w:rsidRPr="00967697" w:rsidRDefault="00073209">
            <w:pPr>
              <w:jc w:val="both"/>
            </w:pPr>
            <w:r w:rsidRPr="00967697">
              <w:t>N/A</w:t>
            </w:r>
          </w:p>
        </w:tc>
        <w:tc>
          <w:tcPr>
            <w:tcW w:w="1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3B42AE" w14:textId="77777777" w:rsidR="008335FC" w:rsidRPr="00967697" w:rsidRDefault="00073209">
            <w:pPr>
              <w:jc w:val="both"/>
            </w:pPr>
            <w:r w:rsidRPr="00967697">
              <w:t>97.30%</w:t>
            </w:r>
          </w:p>
        </w:tc>
      </w:tr>
      <w:tr w:rsidR="008335FC" w:rsidRPr="00967697" w14:paraId="1EC9B9A5"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25D4F1" w14:textId="77777777" w:rsidR="008335FC" w:rsidRPr="00967697" w:rsidRDefault="00073209">
            <w:pPr>
              <w:jc w:val="both"/>
            </w:pPr>
            <w:r w:rsidRPr="00967697">
              <w:t>A.E.G.I.S. (Target)</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66DE9E" w14:textId="77777777" w:rsidR="008335FC" w:rsidRPr="00967697" w:rsidRDefault="00073209">
            <w:pPr>
              <w:jc w:val="both"/>
            </w:pPr>
            <w:r w:rsidRPr="00967697">
              <w:t>ELA + CNN / CASIA v2.0 + COG-specific dataset</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772EA9" w14:textId="77777777" w:rsidR="008335FC" w:rsidRPr="00967697" w:rsidRDefault="00073209">
            <w:pPr>
              <w:jc w:val="both"/>
            </w:pPr>
            <w:r w:rsidRPr="00967697">
              <w:rPr>
                <w:rFonts w:eastAsia="Gungsuh"/>
              </w:rPr>
              <w:t>≥ 90.00%</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45EC61" w14:textId="77777777" w:rsidR="008335FC" w:rsidRPr="00967697" w:rsidRDefault="00073209">
            <w:pPr>
              <w:jc w:val="both"/>
            </w:pPr>
            <w:r w:rsidRPr="00967697">
              <w:rPr>
                <w:rFonts w:eastAsia="Gungsuh"/>
              </w:rPr>
              <w:t>≥ 85.00%</w:t>
            </w:r>
          </w:p>
        </w:tc>
        <w:tc>
          <w:tcPr>
            <w:tcW w:w="1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89F6B1" w14:textId="77777777" w:rsidR="008335FC" w:rsidRPr="00967697" w:rsidRDefault="00073209">
            <w:pPr>
              <w:jc w:val="both"/>
            </w:pPr>
            <w:r w:rsidRPr="00967697">
              <w:rPr>
                <w:rFonts w:eastAsia="Gungsuh"/>
              </w:rPr>
              <w:t>≥ 85.00%</w:t>
            </w:r>
          </w:p>
        </w:tc>
      </w:tr>
    </w:tbl>
    <w:p w14:paraId="3BE3C483" w14:textId="77777777" w:rsidR="008335FC" w:rsidRPr="00967697" w:rsidRDefault="00073209">
      <w:pPr>
        <w:spacing w:after="30" w:line="480" w:lineRule="auto"/>
        <w:ind w:left="720" w:firstLine="720"/>
        <w:jc w:val="both"/>
      </w:pPr>
      <w:r w:rsidRPr="00967697">
        <w:br/>
      </w:r>
      <w:r w:rsidRPr="00967697">
        <w:br/>
      </w:r>
    </w:p>
    <w:p w14:paraId="2BF699B4" w14:textId="77777777" w:rsidR="008335FC" w:rsidRPr="00967697" w:rsidRDefault="00073209">
      <w:pPr>
        <w:spacing w:after="30" w:line="480" w:lineRule="auto"/>
        <w:ind w:left="720"/>
        <w:jc w:val="both"/>
        <w:rPr>
          <w:b/>
          <w:bCs/>
        </w:rPr>
      </w:pPr>
      <w:r w:rsidRPr="00967697">
        <w:rPr>
          <w:b/>
          <w:bCs/>
        </w:rPr>
        <w:t>Economic Feasibility</w:t>
      </w:r>
    </w:p>
    <w:p w14:paraId="2E734624" w14:textId="4545C3CA" w:rsidR="008335FC" w:rsidRPr="00967697" w:rsidRDefault="00073209">
      <w:pPr>
        <w:spacing w:after="200" w:line="480" w:lineRule="auto"/>
        <w:ind w:left="720" w:firstLine="720"/>
        <w:jc w:val="both"/>
      </w:pPr>
      <w:r w:rsidRPr="00967697">
        <w:lastRenderedPageBreak/>
        <w:t xml:space="preserve">The researchers </w:t>
      </w:r>
      <w:del w:id="170" w:author="DAISY CASIPIT" w:date="2026-06-10T16:06:00Z">
        <w:r w:rsidRPr="00967697" w:rsidDel="00C42158">
          <w:delText xml:space="preserve">will </w:delText>
        </w:r>
      </w:del>
      <w:r w:rsidRPr="00967697">
        <w:t>confirm the economic feasibility of A.E.G.I.S. through the use of open-source technologies specified in</w:t>
      </w:r>
      <w:r w:rsidR="00967697">
        <w:t xml:space="preserve"> </w:t>
      </w:r>
      <w:r w:rsidRPr="00967697">
        <w:t>and the minimum cloud infrastructure requirements outlined in, which together demonstrate that the system can be developed and maintained at a low cost without requiring specialized or proprietary software licenses.</w:t>
      </w:r>
    </w:p>
    <w:p w14:paraId="17568BF4" w14:textId="3BE4C365" w:rsidR="008335FC" w:rsidRPr="00967697" w:rsidRDefault="00073209">
      <w:pPr>
        <w:keepNext/>
        <w:pBdr>
          <w:top w:val="nil"/>
          <w:left w:val="nil"/>
          <w:bottom w:val="nil"/>
          <w:right w:val="nil"/>
          <w:between w:val="nil"/>
        </w:pBdr>
        <w:spacing w:after="200"/>
        <w:rPr>
          <w:i/>
          <w:iCs/>
          <w:color w:val="000000"/>
        </w:rPr>
      </w:pPr>
      <w:bookmarkStart w:id="171" w:name="_61ublgys83tu" w:colFirst="0" w:colLast="0"/>
      <w:bookmarkEnd w:id="171"/>
      <w:r w:rsidRPr="00967697">
        <w:rPr>
          <w:i/>
          <w:iCs/>
          <w:color w:val="000000"/>
        </w:rPr>
        <w:br/>
        <w:t>Table 3</w:t>
      </w:r>
      <w:ins w:id="172" w:author="DAISY CASIPIT" w:date="2026-05-29T20:21:00Z">
        <w:r w:rsidR="00333603">
          <w:rPr>
            <w:i/>
            <w:iCs/>
            <w:color w:val="000000"/>
          </w:rPr>
          <w:t xml:space="preserve">. </w:t>
        </w:r>
      </w:ins>
      <w:r w:rsidRPr="00967697">
        <w:rPr>
          <w:i/>
          <w:iCs/>
          <w:color w:val="000000"/>
        </w:rPr>
        <w:t xml:space="preserve"> Hardware Requirements and Justification</w:t>
      </w: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2500"/>
        <w:gridCol w:w="4660"/>
      </w:tblGrid>
      <w:tr w:rsidR="008335FC" w:rsidRPr="00967697" w14:paraId="441ABD11" w14:textId="77777777">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E43BDF2" w14:textId="77777777" w:rsidR="008335FC" w:rsidRPr="00967697" w:rsidRDefault="00073209">
            <w:pPr>
              <w:jc w:val="both"/>
              <w:rPr>
                <w:sz w:val="22"/>
                <w:szCs w:val="22"/>
              </w:rPr>
            </w:pPr>
            <w:r w:rsidRPr="00967697">
              <w:rPr>
                <w:b/>
                <w:bCs/>
                <w:sz w:val="22"/>
                <w:szCs w:val="22"/>
              </w:rPr>
              <w:t>Component</w:t>
            </w:r>
          </w:p>
        </w:tc>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7DAD07F" w14:textId="77777777" w:rsidR="008335FC" w:rsidRPr="00967697" w:rsidRDefault="00073209">
            <w:pPr>
              <w:jc w:val="both"/>
              <w:rPr>
                <w:sz w:val="22"/>
                <w:szCs w:val="22"/>
              </w:rPr>
            </w:pPr>
            <w:r w:rsidRPr="00967697">
              <w:rPr>
                <w:b/>
                <w:bCs/>
                <w:sz w:val="22"/>
                <w:szCs w:val="22"/>
              </w:rPr>
              <w:t>Minimum Specification</w:t>
            </w:r>
          </w:p>
        </w:tc>
        <w:tc>
          <w:tcPr>
            <w:tcW w:w="46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07D5B0C" w14:textId="77777777" w:rsidR="008335FC" w:rsidRPr="00967697" w:rsidRDefault="00073209">
            <w:pPr>
              <w:jc w:val="both"/>
              <w:rPr>
                <w:sz w:val="22"/>
                <w:szCs w:val="22"/>
              </w:rPr>
            </w:pPr>
            <w:r w:rsidRPr="00967697">
              <w:rPr>
                <w:b/>
                <w:bCs/>
                <w:sz w:val="22"/>
                <w:szCs w:val="22"/>
              </w:rPr>
              <w:t>Justification</w:t>
            </w:r>
          </w:p>
        </w:tc>
      </w:tr>
      <w:tr w:rsidR="008335FC" w:rsidRPr="00967697" w14:paraId="38E21828"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D4099F" w14:textId="77777777" w:rsidR="008335FC" w:rsidRPr="00967697" w:rsidRDefault="00073209">
            <w:pPr>
              <w:jc w:val="both"/>
              <w:rPr>
                <w:sz w:val="22"/>
                <w:szCs w:val="22"/>
              </w:rPr>
            </w:pPr>
            <w:r w:rsidRPr="00967697">
              <w:rPr>
                <w:sz w:val="22"/>
                <w:szCs w:val="22"/>
              </w:rPr>
              <w:t>Cloud Server</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81E76F" w14:textId="77777777" w:rsidR="008335FC" w:rsidRPr="00967697" w:rsidRDefault="00073209">
            <w:pPr>
              <w:jc w:val="both"/>
              <w:rPr>
                <w:sz w:val="22"/>
                <w:szCs w:val="22"/>
              </w:rPr>
            </w:pPr>
            <w:r w:rsidRPr="00967697">
              <w:rPr>
                <w:sz w:val="22"/>
                <w:szCs w:val="22"/>
              </w:rPr>
              <w:t>2 vCPU cores, 4 GB RAM, 50 GB SSD storage</w:t>
            </w:r>
          </w:p>
        </w:tc>
        <w:tc>
          <w:tcPr>
            <w:tcW w:w="46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9882E4" w14:textId="77777777" w:rsidR="008335FC" w:rsidRPr="00967697" w:rsidRDefault="00073209">
            <w:pPr>
              <w:jc w:val="both"/>
              <w:rPr>
                <w:sz w:val="22"/>
                <w:szCs w:val="22"/>
              </w:rPr>
            </w:pPr>
            <w:r w:rsidRPr="00967697">
              <w:rPr>
                <w:sz w:val="22"/>
                <w:szCs w:val="22"/>
              </w:rPr>
              <w:t>Accommodates concurrent HTTP requests and the asynchronous AI inference queue without performance degradation under expected operational load</w:t>
            </w:r>
          </w:p>
        </w:tc>
      </w:tr>
      <w:tr w:rsidR="008335FC" w:rsidRPr="00967697" w14:paraId="7C2FD9A3"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4C57A44" w14:textId="77777777" w:rsidR="008335FC" w:rsidRPr="00967697" w:rsidRDefault="00073209">
            <w:pPr>
              <w:jc w:val="both"/>
              <w:rPr>
                <w:sz w:val="22"/>
                <w:szCs w:val="22"/>
              </w:rPr>
            </w:pPr>
            <w:r w:rsidRPr="00967697">
              <w:rPr>
                <w:sz w:val="22"/>
                <w:szCs w:val="22"/>
              </w:rPr>
              <w:t>GPU (Training Only)</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F06456" w14:textId="77777777" w:rsidR="008335FC" w:rsidRPr="00967697" w:rsidRDefault="00073209">
            <w:pPr>
              <w:jc w:val="both"/>
              <w:rPr>
                <w:sz w:val="22"/>
                <w:szCs w:val="22"/>
              </w:rPr>
            </w:pPr>
            <w:r w:rsidRPr="00967697">
              <w:rPr>
                <w:sz w:val="22"/>
                <w:szCs w:val="22"/>
              </w:rPr>
              <w:t>CUDA-compatible GPU</w:t>
            </w:r>
          </w:p>
        </w:tc>
        <w:tc>
          <w:tcPr>
            <w:tcW w:w="46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4604B8" w14:textId="77777777" w:rsidR="008335FC" w:rsidRPr="00967697" w:rsidRDefault="00073209">
            <w:pPr>
              <w:jc w:val="both"/>
              <w:rPr>
                <w:sz w:val="22"/>
                <w:szCs w:val="22"/>
              </w:rPr>
            </w:pPr>
            <w:r w:rsidRPr="00967697">
              <w:rPr>
                <w:sz w:val="22"/>
                <w:szCs w:val="22"/>
              </w:rPr>
              <w:t>Accelerates initial CNN model training; not required for inference once the trained model is deployed to the production server</w:t>
            </w:r>
          </w:p>
        </w:tc>
      </w:tr>
      <w:tr w:rsidR="008335FC" w:rsidRPr="00967697" w14:paraId="2D2211E3"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BD3767" w14:textId="77777777" w:rsidR="008335FC" w:rsidRPr="00967697" w:rsidRDefault="00073209">
            <w:pPr>
              <w:jc w:val="both"/>
              <w:rPr>
                <w:sz w:val="22"/>
                <w:szCs w:val="22"/>
              </w:rPr>
            </w:pPr>
            <w:r w:rsidRPr="00967697">
              <w:rPr>
                <w:sz w:val="22"/>
                <w:szCs w:val="22"/>
              </w:rPr>
              <w:t>OSA Administrator Workstation</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03478E" w14:textId="77777777" w:rsidR="008335FC" w:rsidRPr="00967697" w:rsidRDefault="00073209">
            <w:pPr>
              <w:jc w:val="both"/>
              <w:rPr>
                <w:sz w:val="22"/>
                <w:szCs w:val="22"/>
              </w:rPr>
            </w:pPr>
            <w:r w:rsidRPr="00967697">
              <w:rPr>
                <w:sz w:val="22"/>
                <w:szCs w:val="22"/>
              </w:rPr>
              <w:t>Standard desktop or laptop, 4 GB RAM, modern web browser</w:t>
            </w:r>
          </w:p>
        </w:tc>
        <w:tc>
          <w:tcPr>
            <w:tcW w:w="46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8DCE3F5" w14:textId="77777777" w:rsidR="008335FC" w:rsidRPr="00967697" w:rsidRDefault="00073209">
            <w:pPr>
              <w:jc w:val="both"/>
              <w:rPr>
                <w:sz w:val="22"/>
                <w:szCs w:val="22"/>
              </w:rPr>
            </w:pPr>
            <w:r w:rsidRPr="00967697">
              <w:rPr>
                <w:sz w:val="22"/>
                <w:szCs w:val="22"/>
              </w:rPr>
              <w:t>No local computation required; all processing is handled server-side</w:t>
            </w:r>
          </w:p>
        </w:tc>
      </w:tr>
      <w:tr w:rsidR="008335FC" w:rsidRPr="00967697" w14:paraId="4975597D"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14E9D0" w14:textId="77777777" w:rsidR="008335FC" w:rsidRPr="00967697" w:rsidRDefault="00073209">
            <w:pPr>
              <w:jc w:val="both"/>
              <w:rPr>
                <w:sz w:val="22"/>
                <w:szCs w:val="22"/>
              </w:rPr>
            </w:pPr>
            <w:r w:rsidRPr="00967697">
              <w:rPr>
                <w:sz w:val="22"/>
                <w:szCs w:val="22"/>
              </w:rPr>
              <w:t>Student Client Device</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5A9AD1" w14:textId="77777777" w:rsidR="008335FC" w:rsidRPr="00967697" w:rsidRDefault="00073209">
            <w:pPr>
              <w:jc w:val="both"/>
              <w:rPr>
                <w:sz w:val="22"/>
                <w:szCs w:val="22"/>
              </w:rPr>
            </w:pPr>
            <w:r w:rsidRPr="00967697">
              <w:rPr>
                <w:sz w:val="22"/>
                <w:szCs w:val="22"/>
              </w:rPr>
              <w:t>Any device with a modern web browser</w:t>
            </w:r>
          </w:p>
        </w:tc>
        <w:tc>
          <w:tcPr>
            <w:tcW w:w="46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F21DFE" w14:textId="77777777" w:rsidR="008335FC" w:rsidRPr="00967697" w:rsidRDefault="00073209">
            <w:pPr>
              <w:jc w:val="both"/>
              <w:rPr>
                <w:sz w:val="22"/>
                <w:szCs w:val="22"/>
              </w:rPr>
            </w:pPr>
            <w:r w:rsidRPr="00967697">
              <w:rPr>
                <w:sz w:val="22"/>
                <w:szCs w:val="22"/>
              </w:rPr>
              <w:t>Ensures broad accessibility; the student portal will be fully responsive to both mobile and desktop form factors.</w:t>
            </w:r>
          </w:p>
        </w:tc>
      </w:tr>
    </w:tbl>
    <w:p w14:paraId="35F6DD70" w14:textId="77777777" w:rsidR="008335FC" w:rsidRPr="00967697" w:rsidRDefault="00073209">
      <w:pPr>
        <w:spacing w:line="480" w:lineRule="auto"/>
        <w:jc w:val="both"/>
      </w:pPr>
      <w:r w:rsidRPr="00967697">
        <w:t>.</w:t>
      </w:r>
    </w:p>
    <w:p w14:paraId="5A99E109" w14:textId="77777777" w:rsidR="008335FC" w:rsidRPr="00967697" w:rsidRDefault="00073209">
      <w:pPr>
        <w:rPr>
          <w:i/>
          <w:iCs/>
          <w:color w:val="000000"/>
        </w:rPr>
      </w:pPr>
      <w:r w:rsidRPr="00967697">
        <w:br w:type="page"/>
      </w:r>
    </w:p>
    <w:p w14:paraId="5C5AFDD2" w14:textId="3A605AEB" w:rsidR="008335FC" w:rsidRPr="00967697" w:rsidRDefault="00073209">
      <w:pPr>
        <w:keepNext/>
        <w:pBdr>
          <w:top w:val="nil"/>
          <w:left w:val="nil"/>
          <w:bottom w:val="nil"/>
          <w:right w:val="nil"/>
          <w:between w:val="nil"/>
        </w:pBdr>
        <w:spacing w:after="200"/>
        <w:rPr>
          <w:i/>
          <w:iCs/>
          <w:color w:val="000000"/>
        </w:rPr>
      </w:pPr>
      <w:bookmarkStart w:id="173" w:name="_6t21ptrm82f6" w:colFirst="0" w:colLast="0"/>
      <w:bookmarkEnd w:id="173"/>
      <w:r w:rsidRPr="00967697">
        <w:rPr>
          <w:i/>
          <w:iCs/>
          <w:color w:val="000000"/>
        </w:rPr>
        <w:lastRenderedPageBreak/>
        <w:t>Table 4</w:t>
      </w:r>
      <w:ins w:id="174" w:author="DAISY CASIPIT" w:date="2026-05-29T20:20:00Z">
        <w:r w:rsidR="00333603">
          <w:rPr>
            <w:i/>
            <w:iCs/>
            <w:color w:val="000000"/>
          </w:rPr>
          <w:t xml:space="preserve">. </w:t>
        </w:r>
      </w:ins>
      <w:r w:rsidRPr="00967697">
        <w:rPr>
          <w:i/>
          <w:iCs/>
          <w:color w:val="000000"/>
        </w:rPr>
        <w:t xml:space="preserve"> Software Technology Stack</w:t>
      </w: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00"/>
        <w:gridCol w:w="2500"/>
        <w:gridCol w:w="4760"/>
      </w:tblGrid>
      <w:tr w:rsidR="008335FC" w:rsidRPr="00967697" w14:paraId="0BA78E17" w14:textId="77777777">
        <w:trPr>
          <w:tblHeader/>
        </w:trPr>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9C83C2E" w14:textId="77777777" w:rsidR="008335FC" w:rsidRPr="00967697" w:rsidRDefault="00073209">
            <w:pPr>
              <w:jc w:val="both"/>
              <w:rPr>
                <w:sz w:val="20"/>
                <w:szCs w:val="20"/>
              </w:rPr>
            </w:pPr>
            <w:r w:rsidRPr="00967697">
              <w:rPr>
                <w:b/>
                <w:bCs/>
                <w:sz w:val="20"/>
                <w:szCs w:val="20"/>
              </w:rPr>
              <w:t>Layer</w:t>
            </w:r>
          </w:p>
        </w:tc>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1B970DB" w14:textId="77777777" w:rsidR="008335FC" w:rsidRPr="00967697" w:rsidRDefault="00073209">
            <w:pPr>
              <w:jc w:val="both"/>
              <w:rPr>
                <w:sz w:val="20"/>
                <w:szCs w:val="20"/>
              </w:rPr>
            </w:pPr>
            <w:r w:rsidRPr="00967697">
              <w:rPr>
                <w:b/>
                <w:bCs/>
                <w:sz w:val="20"/>
                <w:szCs w:val="20"/>
              </w:rPr>
              <w:t>Technology</w:t>
            </w:r>
          </w:p>
        </w:tc>
        <w:tc>
          <w:tcPr>
            <w:tcW w:w="4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22B2141" w14:textId="77777777" w:rsidR="008335FC" w:rsidRPr="00967697" w:rsidRDefault="00073209">
            <w:pPr>
              <w:jc w:val="both"/>
              <w:rPr>
                <w:sz w:val="20"/>
                <w:szCs w:val="20"/>
              </w:rPr>
            </w:pPr>
            <w:r w:rsidRPr="00967697">
              <w:rPr>
                <w:b/>
                <w:bCs/>
                <w:sz w:val="20"/>
                <w:szCs w:val="20"/>
              </w:rPr>
              <w:t>Purpose</w:t>
            </w:r>
          </w:p>
        </w:tc>
      </w:tr>
      <w:tr w:rsidR="008335FC" w:rsidRPr="00967697" w14:paraId="7A7BD948" w14:textId="77777777">
        <w:tc>
          <w:tcPr>
            <w:tcW w:w="2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02B9CF" w14:textId="77777777" w:rsidR="008335FC" w:rsidRPr="00967697" w:rsidRDefault="00073209">
            <w:pPr>
              <w:jc w:val="both"/>
              <w:rPr>
                <w:sz w:val="20"/>
                <w:szCs w:val="20"/>
              </w:rPr>
            </w:pPr>
            <w:r w:rsidRPr="00967697">
              <w:rPr>
                <w:sz w:val="20"/>
                <w:szCs w:val="20"/>
              </w:rPr>
              <w:t>Front-End</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9F0F8B" w14:textId="77777777" w:rsidR="008335FC" w:rsidRPr="00967697" w:rsidRDefault="00073209">
            <w:pPr>
              <w:jc w:val="both"/>
              <w:rPr>
                <w:sz w:val="20"/>
                <w:szCs w:val="20"/>
              </w:rPr>
            </w:pPr>
            <w:r w:rsidRPr="00967697">
              <w:rPr>
                <w:sz w:val="20"/>
                <w:szCs w:val="20"/>
              </w:rPr>
              <w:t>HTML5, CSS3, Bootstrap 5, JavaScript</w:t>
            </w:r>
          </w:p>
        </w:tc>
        <w:tc>
          <w:tcPr>
            <w:tcW w:w="4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241D10" w14:textId="77777777" w:rsidR="008335FC" w:rsidRPr="00967697" w:rsidRDefault="00073209">
            <w:pPr>
              <w:jc w:val="both"/>
              <w:rPr>
                <w:sz w:val="20"/>
                <w:szCs w:val="20"/>
              </w:rPr>
            </w:pPr>
            <w:r w:rsidRPr="00967697">
              <w:rPr>
                <w:sz w:val="20"/>
                <w:szCs w:val="20"/>
              </w:rPr>
              <w:t>Responsive student portal and OSA administrator dashboard interface</w:t>
            </w:r>
          </w:p>
        </w:tc>
      </w:tr>
      <w:tr w:rsidR="008335FC" w:rsidRPr="00967697" w14:paraId="2E8EADFF" w14:textId="77777777">
        <w:tc>
          <w:tcPr>
            <w:tcW w:w="2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4BA3B3" w14:textId="77777777" w:rsidR="008335FC" w:rsidRPr="00967697" w:rsidRDefault="00073209">
            <w:pPr>
              <w:jc w:val="both"/>
              <w:rPr>
                <w:sz w:val="20"/>
                <w:szCs w:val="20"/>
              </w:rPr>
            </w:pPr>
            <w:r w:rsidRPr="00967697">
              <w:rPr>
                <w:sz w:val="20"/>
                <w:szCs w:val="20"/>
              </w:rPr>
              <w:t>Back-End</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D416AA" w14:textId="77777777" w:rsidR="008335FC" w:rsidRPr="00967697" w:rsidRDefault="00073209">
            <w:pPr>
              <w:jc w:val="both"/>
              <w:rPr>
                <w:sz w:val="20"/>
                <w:szCs w:val="20"/>
              </w:rPr>
            </w:pPr>
            <w:r w:rsidRPr="00967697">
              <w:rPr>
                <w:sz w:val="20"/>
                <w:szCs w:val="20"/>
              </w:rPr>
              <w:t>PHP 8.x with Laravel 10</w:t>
            </w:r>
          </w:p>
        </w:tc>
        <w:tc>
          <w:tcPr>
            <w:tcW w:w="4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7675B6" w14:textId="77777777" w:rsidR="008335FC" w:rsidRPr="00967697" w:rsidRDefault="00073209">
            <w:pPr>
              <w:jc w:val="both"/>
              <w:rPr>
                <w:sz w:val="20"/>
                <w:szCs w:val="20"/>
              </w:rPr>
            </w:pPr>
            <w:r w:rsidRPr="00967697">
              <w:rPr>
                <w:sz w:val="20"/>
                <w:szCs w:val="20"/>
              </w:rPr>
              <w:t>Server-side MVC routing, Eloquent ORM database access, SMTP email integration, RBAC middleware enforcement</w:t>
            </w:r>
          </w:p>
        </w:tc>
      </w:tr>
      <w:tr w:rsidR="008335FC" w:rsidRPr="00967697" w14:paraId="1B46FC21" w14:textId="77777777">
        <w:tc>
          <w:tcPr>
            <w:tcW w:w="2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B5D240" w14:textId="77777777" w:rsidR="008335FC" w:rsidRPr="00967697" w:rsidRDefault="00073209">
            <w:pPr>
              <w:jc w:val="both"/>
              <w:rPr>
                <w:sz w:val="20"/>
                <w:szCs w:val="20"/>
              </w:rPr>
            </w:pPr>
            <w:r w:rsidRPr="00967697">
              <w:rPr>
                <w:sz w:val="20"/>
                <w:szCs w:val="20"/>
              </w:rPr>
              <w:t>AI Processing</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4FA716" w14:textId="77777777" w:rsidR="008335FC" w:rsidRPr="00967697" w:rsidRDefault="00073209">
            <w:pPr>
              <w:jc w:val="both"/>
              <w:rPr>
                <w:sz w:val="20"/>
                <w:szCs w:val="20"/>
              </w:rPr>
            </w:pPr>
            <w:r w:rsidRPr="00967697">
              <w:rPr>
                <w:sz w:val="20"/>
                <w:szCs w:val="20"/>
              </w:rPr>
              <w:t xml:space="preserve">Python 3.10+, TensorFlow 2.x / </w:t>
            </w:r>
            <w:proofErr w:type="spellStart"/>
            <w:r w:rsidRPr="00967697">
              <w:rPr>
                <w:sz w:val="20"/>
                <w:szCs w:val="20"/>
              </w:rPr>
              <w:t>Keras</w:t>
            </w:r>
            <w:proofErr w:type="spellEnd"/>
            <w:r w:rsidRPr="00967697">
              <w:rPr>
                <w:sz w:val="20"/>
                <w:szCs w:val="20"/>
              </w:rPr>
              <w:t>, OpenCV</w:t>
            </w:r>
          </w:p>
        </w:tc>
        <w:tc>
          <w:tcPr>
            <w:tcW w:w="4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C9B58E" w14:textId="77777777" w:rsidR="008335FC" w:rsidRPr="00967697" w:rsidRDefault="00073209">
            <w:pPr>
              <w:jc w:val="both"/>
              <w:rPr>
                <w:sz w:val="20"/>
                <w:szCs w:val="20"/>
              </w:rPr>
            </w:pPr>
            <w:r w:rsidRPr="00967697">
              <w:rPr>
                <w:sz w:val="20"/>
                <w:szCs w:val="20"/>
              </w:rPr>
              <w:t>ELA preprocessing pipeline and CNN inference microservice, exposed as a REST API endpoint</w:t>
            </w:r>
          </w:p>
        </w:tc>
      </w:tr>
      <w:tr w:rsidR="008335FC" w:rsidRPr="00967697" w14:paraId="0E8634A9" w14:textId="77777777">
        <w:tc>
          <w:tcPr>
            <w:tcW w:w="2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433510" w14:textId="77777777" w:rsidR="008335FC" w:rsidRPr="00967697" w:rsidRDefault="00073209">
            <w:pPr>
              <w:jc w:val="both"/>
              <w:rPr>
                <w:sz w:val="20"/>
                <w:szCs w:val="20"/>
              </w:rPr>
            </w:pPr>
            <w:r w:rsidRPr="00967697">
              <w:rPr>
                <w:sz w:val="20"/>
                <w:szCs w:val="20"/>
              </w:rPr>
              <w:t>Database</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576DB1" w14:textId="77777777" w:rsidR="008335FC" w:rsidRPr="00967697" w:rsidRDefault="00073209">
            <w:pPr>
              <w:jc w:val="both"/>
              <w:rPr>
                <w:sz w:val="20"/>
                <w:szCs w:val="20"/>
              </w:rPr>
            </w:pPr>
            <w:r w:rsidRPr="00967697">
              <w:rPr>
                <w:sz w:val="20"/>
                <w:szCs w:val="20"/>
              </w:rPr>
              <w:t>MySQL 8.x</w:t>
            </w:r>
          </w:p>
        </w:tc>
        <w:tc>
          <w:tcPr>
            <w:tcW w:w="4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18190F" w14:textId="77777777" w:rsidR="008335FC" w:rsidRPr="00967697" w:rsidRDefault="00073209">
            <w:pPr>
              <w:jc w:val="both"/>
              <w:rPr>
                <w:sz w:val="20"/>
                <w:szCs w:val="20"/>
              </w:rPr>
            </w:pPr>
            <w:r w:rsidRPr="00967697">
              <w:rPr>
                <w:sz w:val="20"/>
                <w:szCs w:val="20"/>
              </w:rPr>
              <w:t>Relational data management for application records, AI analysis results, and notification logs</w:t>
            </w:r>
          </w:p>
        </w:tc>
      </w:tr>
      <w:tr w:rsidR="008335FC" w:rsidRPr="00967697" w14:paraId="0A27617B" w14:textId="77777777">
        <w:tc>
          <w:tcPr>
            <w:tcW w:w="2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9EF390" w14:textId="77777777" w:rsidR="008335FC" w:rsidRPr="00967697" w:rsidRDefault="00073209">
            <w:pPr>
              <w:jc w:val="both"/>
              <w:rPr>
                <w:sz w:val="20"/>
                <w:szCs w:val="20"/>
              </w:rPr>
            </w:pPr>
            <w:r w:rsidRPr="00967697">
              <w:rPr>
                <w:sz w:val="20"/>
                <w:szCs w:val="20"/>
              </w:rPr>
              <w:t>Email</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F2AFAE" w14:textId="77777777" w:rsidR="008335FC" w:rsidRPr="00967697" w:rsidRDefault="00073209">
            <w:pPr>
              <w:jc w:val="both"/>
              <w:rPr>
                <w:sz w:val="20"/>
                <w:szCs w:val="20"/>
              </w:rPr>
            </w:pPr>
            <w:proofErr w:type="spellStart"/>
            <w:r w:rsidRPr="00967697">
              <w:rPr>
                <w:sz w:val="20"/>
                <w:szCs w:val="20"/>
              </w:rPr>
              <w:t>PHPMailer</w:t>
            </w:r>
            <w:proofErr w:type="spellEnd"/>
            <w:r w:rsidRPr="00967697">
              <w:rPr>
                <w:sz w:val="20"/>
                <w:szCs w:val="20"/>
              </w:rPr>
              <w:t xml:space="preserve"> via Laravel Mail (SMTP)</w:t>
            </w:r>
          </w:p>
        </w:tc>
        <w:tc>
          <w:tcPr>
            <w:tcW w:w="4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4A9448" w14:textId="77777777" w:rsidR="008335FC" w:rsidRPr="00967697" w:rsidRDefault="00073209">
            <w:pPr>
              <w:jc w:val="both"/>
              <w:rPr>
                <w:sz w:val="20"/>
                <w:szCs w:val="20"/>
              </w:rPr>
            </w:pPr>
            <w:r w:rsidRPr="00967697">
              <w:rPr>
                <w:sz w:val="20"/>
                <w:szCs w:val="20"/>
              </w:rPr>
              <w:t>Automated application status notification delivery to applicants</w:t>
            </w:r>
          </w:p>
        </w:tc>
      </w:tr>
      <w:tr w:rsidR="008335FC" w:rsidRPr="00967697" w14:paraId="6C0E9DDA" w14:textId="77777777">
        <w:tc>
          <w:tcPr>
            <w:tcW w:w="2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D35E90" w14:textId="77777777" w:rsidR="008335FC" w:rsidRPr="00967697" w:rsidRDefault="00073209">
            <w:pPr>
              <w:jc w:val="both"/>
              <w:rPr>
                <w:sz w:val="20"/>
                <w:szCs w:val="20"/>
              </w:rPr>
            </w:pPr>
            <w:r w:rsidRPr="00967697">
              <w:rPr>
                <w:sz w:val="20"/>
                <w:szCs w:val="20"/>
              </w:rPr>
              <w:t>Security</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DF7A99" w14:textId="77777777" w:rsidR="008335FC" w:rsidRPr="00967697" w:rsidRDefault="00073209">
            <w:pPr>
              <w:jc w:val="both"/>
              <w:rPr>
                <w:sz w:val="20"/>
                <w:szCs w:val="20"/>
              </w:rPr>
            </w:pPr>
            <w:r w:rsidRPr="00967697">
              <w:rPr>
                <w:sz w:val="20"/>
                <w:szCs w:val="20"/>
              </w:rPr>
              <w:t xml:space="preserve">SSL/TLS certificate, </w:t>
            </w:r>
            <w:proofErr w:type="spellStart"/>
            <w:r w:rsidRPr="00967697">
              <w:rPr>
                <w:sz w:val="20"/>
                <w:szCs w:val="20"/>
              </w:rPr>
              <w:t>bcrypt</w:t>
            </w:r>
            <w:proofErr w:type="spellEnd"/>
            <w:r w:rsidRPr="00967697">
              <w:rPr>
                <w:sz w:val="20"/>
                <w:szCs w:val="20"/>
              </w:rPr>
              <w:t xml:space="preserve"> password hashing, AES-256 field-level encryption</w:t>
            </w:r>
          </w:p>
        </w:tc>
        <w:tc>
          <w:tcPr>
            <w:tcW w:w="4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6F39F0" w14:textId="77777777" w:rsidR="008335FC" w:rsidRPr="00967697" w:rsidRDefault="00073209">
            <w:pPr>
              <w:jc w:val="both"/>
              <w:rPr>
                <w:sz w:val="20"/>
                <w:szCs w:val="20"/>
              </w:rPr>
            </w:pPr>
            <w:r w:rsidRPr="00967697">
              <w:rPr>
                <w:sz w:val="20"/>
                <w:szCs w:val="20"/>
              </w:rPr>
              <w:t>Encryption in transit and at rest; secure user authentication</w:t>
            </w:r>
          </w:p>
        </w:tc>
      </w:tr>
      <w:tr w:rsidR="008335FC" w:rsidRPr="00967697" w14:paraId="584812C1" w14:textId="77777777">
        <w:tc>
          <w:tcPr>
            <w:tcW w:w="2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CAA318" w14:textId="77777777" w:rsidR="008335FC" w:rsidRPr="00967697" w:rsidRDefault="008335FC">
            <w:pPr>
              <w:jc w:val="both"/>
              <w:rPr>
                <w:sz w:val="20"/>
                <w:szCs w:val="20"/>
              </w:rPr>
            </w:pP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3DF7C9B" w14:textId="77777777" w:rsidR="008335FC" w:rsidRPr="00967697" w:rsidRDefault="008335FC">
            <w:pPr>
              <w:jc w:val="both"/>
              <w:rPr>
                <w:sz w:val="20"/>
                <w:szCs w:val="20"/>
              </w:rPr>
            </w:pPr>
          </w:p>
        </w:tc>
        <w:tc>
          <w:tcPr>
            <w:tcW w:w="4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BBF238" w14:textId="77777777" w:rsidR="008335FC" w:rsidRPr="00967697" w:rsidRDefault="008335FC">
            <w:pPr>
              <w:jc w:val="both"/>
              <w:rPr>
                <w:sz w:val="20"/>
                <w:szCs w:val="20"/>
              </w:rPr>
            </w:pPr>
          </w:p>
        </w:tc>
      </w:tr>
      <w:tr w:rsidR="008335FC" w:rsidRPr="00967697" w14:paraId="59176A89" w14:textId="77777777">
        <w:tc>
          <w:tcPr>
            <w:tcW w:w="2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0449BB" w14:textId="77777777" w:rsidR="008335FC" w:rsidRPr="00967697" w:rsidRDefault="00073209">
            <w:pPr>
              <w:jc w:val="both"/>
              <w:rPr>
                <w:sz w:val="20"/>
                <w:szCs w:val="20"/>
              </w:rPr>
            </w:pPr>
            <w:r w:rsidRPr="00967697">
              <w:rPr>
                <w:sz w:val="20"/>
                <w:szCs w:val="20"/>
              </w:rPr>
              <w:t>Testing</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8D800C" w14:textId="77777777" w:rsidR="008335FC" w:rsidRPr="00967697" w:rsidRDefault="00073209">
            <w:pPr>
              <w:jc w:val="both"/>
              <w:rPr>
                <w:sz w:val="20"/>
                <w:szCs w:val="20"/>
              </w:rPr>
            </w:pPr>
            <w:proofErr w:type="spellStart"/>
            <w:r w:rsidRPr="00967697">
              <w:rPr>
                <w:sz w:val="20"/>
                <w:szCs w:val="20"/>
              </w:rPr>
              <w:t>PHPUnit</w:t>
            </w:r>
            <w:proofErr w:type="spellEnd"/>
            <w:r w:rsidRPr="00967697">
              <w:rPr>
                <w:sz w:val="20"/>
                <w:szCs w:val="20"/>
              </w:rPr>
              <w:t xml:space="preserve"> (server-side), Jest (JavaScript), Python </w:t>
            </w:r>
            <w:proofErr w:type="spellStart"/>
            <w:r w:rsidRPr="00967697">
              <w:rPr>
                <w:sz w:val="20"/>
                <w:szCs w:val="20"/>
              </w:rPr>
              <w:t>unittest</w:t>
            </w:r>
            <w:proofErr w:type="spellEnd"/>
            <w:r w:rsidRPr="00967697">
              <w:rPr>
                <w:sz w:val="20"/>
                <w:szCs w:val="20"/>
              </w:rPr>
              <w:t xml:space="preserve"> (AI module)</w:t>
            </w:r>
          </w:p>
        </w:tc>
        <w:tc>
          <w:tcPr>
            <w:tcW w:w="4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762288" w14:textId="77777777" w:rsidR="008335FC" w:rsidRPr="00967697" w:rsidRDefault="00073209">
            <w:pPr>
              <w:jc w:val="both"/>
              <w:rPr>
                <w:sz w:val="20"/>
                <w:szCs w:val="20"/>
              </w:rPr>
            </w:pPr>
            <w:r w:rsidRPr="00967697">
              <w:rPr>
                <w:sz w:val="20"/>
                <w:szCs w:val="20"/>
              </w:rPr>
              <w:t>Unit and integration testing across all system tiers</w:t>
            </w:r>
          </w:p>
        </w:tc>
      </w:tr>
    </w:tbl>
    <w:p w14:paraId="725EED46" w14:textId="77777777" w:rsidR="008335FC" w:rsidRPr="00967697" w:rsidRDefault="008335FC">
      <w:pPr>
        <w:spacing w:after="200" w:line="480" w:lineRule="auto"/>
        <w:jc w:val="both"/>
        <w:rPr>
          <w:b/>
          <w:bCs/>
        </w:rPr>
      </w:pPr>
    </w:p>
    <w:p w14:paraId="3EC178A9" w14:textId="77777777" w:rsidR="008335FC" w:rsidRPr="00967697" w:rsidRDefault="00073209">
      <w:pPr>
        <w:spacing w:after="200" w:line="480" w:lineRule="auto"/>
        <w:ind w:left="720"/>
        <w:jc w:val="both"/>
        <w:rPr>
          <w:b/>
          <w:bCs/>
        </w:rPr>
      </w:pPr>
      <w:r w:rsidRPr="00967697">
        <w:rPr>
          <w:b/>
          <w:bCs/>
        </w:rPr>
        <w:t>Operational Feasibility</w:t>
      </w:r>
    </w:p>
    <w:p w14:paraId="1F3ECA55" w14:textId="42EB70CF" w:rsidR="008335FC" w:rsidRPr="00967697" w:rsidRDefault="00073209">
      <w:pPr>
        <w:spacing w:after="200" w:line="480" w:lineRule="auto"/>
        <w:ind w:left="720" w:firstLine="360"/>
        <w:jc w:val="both"/>
      </w:pPr>
      <w:r w:rsidRPr="00967697">
        <w:t xml:space="preserve">The </w:t>
      </w:r>
      <w:proofErr w:type="spellStart"/>
      <w:r w:rsidRPr="00967697">
        <w:t>researchers</w:t>
      </w:r>
      <w:del w:id="175" w:author="DAISY CASIPIT" w:date="2026-06-10T16:07:00Z">
        <w:r w:rsidRPr="00967697" w:rsidDel="00C42158">
          <w:delText xml:space="preserve"> will </w:delText>
        </w:r>
      </w:del>
      <w:r w:rsidRPr="00967697">
        <w:t>confirm</w:t>
      </w:r>
      <w:proofErr w:type="spellEnd"/>
      <w:r w:rsidRPr="00967697">
        <w:t xml:space="preserve"> the operational feasibility of A.E.G.I.S. through the structured Kanban-based development workflow, the OSA staff user acceptance testing outlined in (</w:t>
      </w:r>
      <w:r w:rsidRPr="00967697">
        <w:rPr>
          <w:b/>
          <w:bCs/>
          <w:i/>
          <w:iCs/>
        </w:rPr>
        <w:t>See Appendix B, Table 7, Page 50</w:t>
      </w:r>
      <w:r w:rsidRPr="00967697">
        <w:t xml:space="preserve">), and the deployment and post-deployment review plan. The three testing methods show that the system can be implemented, operated, and maintained throughout its entire lifecycle in the CLSU OSA environment. The system development and maintenance </w:t>
      </w:r>
      <w:del w:id="176" w:author="DAISY CASIPIT" w:date="2026-06-10T16:07:00Z">
        <w:r w:rsidRPr="00967697" w:rsidDel="00C42158">
          <w:delText xml:space="preserve">will </w:delText>
        </w:r>
      </w:del>
      <w:r w:rsidRPr="00967697">
        <w:t>require only basic cloud infrastructure specifications, which together demonstrate that the system can be developed and maintained at a low cost without requiring specialized or proprietary software licenses.</w:t>
      </w:r>
    </w:p>
    <w:p w14:paraId="46E4D7AD" w14:textId="29EF5A49" w:rsidR="008335FC" w:rsidRPr="00967697" w:rsidRDefault="00073209">
      <w:pPr>
        <w:keepNext/>
        <w:pBdr>
          <w:top w:val="nil"/>
          <w:left w:val="nil"/>
          <w:bottom w:val="nil"/>
          <w:right w:val="nil"/>
          <w:between w:val="nil"/>
        </w:pBdr>
        <w:spacing w:after="200"/>
        <w:rPr>
          <w:i/>
          <w:iCs/>
          <w:color w:val="000000"/>
        </w:rPr>
      </w:pPr>
      <w:bookmarkStart w:id="177" w:name="_bjjz5gx7bqfw" w:colFirst="0" w:colLast="0"/>
      <w:bookmarkEnd w:id="177"/>
      <w:r w:rsidRPr="00967697">
        <w:rPr>
          <w:i/>
          <w:iCs/>
          <w:color w:val="000000"/>
        </w:rPr>
        <w:lastRenderedPageBreak/>
        <w:t>Table 5</w:t>
      </w:r>
      <w:ins w:id="178" w:author="DAISY CASIPIT" w:date="2026-06-08T22:59:00Z">
        <w:r w:rsidR="00513115">
          <w:rPr>
            <w:i/>
            <w:iCs/>
            <w:color w:val="000000"/>
          </w:rPr>
          <w:t>.</w:t>
        </w:r>
      </w:ins>
      <w:r w:rsidRPr="00967697">
        <w:rPr>
          <w:i/>
          <w:iCs/>
          <w:color w:val="000000"/>
        </w:rPr>
        <w:t xml:space="preserve"> Representative UAT Questionnaire Items by ISO/IEC 25010 Dimension</w:t>
      </w:r>
    </w:p>
    <w:tbl>
      <w:tblPr>
        <w:tblStyle w:val="a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8335FC" w:rsidRPr="00967697" w14:paraId="0C27ADC7" w14:textId="77777777">
        <w:trPr>
          <w:tblHeader/>
        </w:trPr>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432D58C" w14:textId="77777777" w:rsidR="008335FC" w:rsidRPr="00967697" w:rsidRDefault="00073209">
            <w:pPr>
              <w:jc w:val="both"/>
            </w:pPr>
            <w:r w:rsidRPr="00967697">
              <w:rPr>
                <w:b/>
                <w:bCs/>
              </w:rPr>
              <w:t>ISO/IEC 25010 Dimension</w:t>
            </w:r>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D374390" w14:textId="77777777" w:rsidR="008335FC" w:rsidRPr="00967697" w:rsidRDefault="00073209">
            <w:pPr>
              <w:jc w:val="both"/>
            </w:pPr>
            <w:r w:rsidRPr="00967697">
              <w:rPr>
                <w:b/>
                <w:bCs/>
              </w:rPr>
              <w:t>Representative Item</w:t>
            </w:r>
          </w:p>
        </w:tc>
      </w:tr>
      <w:tr w:rsidR="008335FC" w:rsidRPr="00967697" w14:paraId="731DCE19" w14:textId="77777777">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426330" w14:textId="77777777" w:rsidR="008335FC" w:rsidRPr="00967697" w:rsidRDefault="00073209">
            <w:pPr>
              <w:jc w:val="both"/>
            </w:pPr>
            <w:r w:rsidRPr="00967697">
              <w:t>Functional Suitability</w:t>
            </w:r>
          </w:p>
        </w:tc>
        <w:tc>
          <w:tcPr>
            <w:tcW w:w="6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E4159C" w14:textId="77777777" w:rsidR="008335FC" w:rsidRPr="00967697" w:rsidRDefault="00073209">
            <w:pPr>
              <w:jc w:val="both"/>
            </w:pPr>
            <w:r w:rsidRPr="00967697">
              <w:t>The system correctly processes and records scholarship applications without omitting required information.</w:t>
            </w:r>
          </w:p>
        </w:tc>
      </w:tr>
      <w:tr w:rsidR="008335FC" w:rsidRPr="00967697" w14:paraId="2BE0A8BC" w14:textId="77777777">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787969" w14:textId="77777777" w:rsidR="008335FC" w:rsidRPr="00967697" w:rsidRDefault="00073209">
            <w:pPr>
              <w:jc w:val="both"/>
            </w:pPr>
            <w:r w:rsidRPr="00967697">
              <w:t>Usability</w:t>
            </w:r>
          </w:p>
        </w:tc>
        <w:tc>
          <w:tcPr>
            <w:tcW w:w="6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D6935F" w14:textId="77777777" w:rsidR="008335FC" w:rsidRPr="00967697" w:rsidRDefault="00073209">
            <w:pPr>
              <w:jc w:val="both"/>
            </w:pPr>
            <w:r w:rsidRPr="00967697">
              <w:t>The navigation from the application queue to the document evaluation screen was straightforward.</w:t>
            </w:r>
          </w:p>
        </w:tc>
      </w:tr>
      <w:tr w:rsidR="008335FC" w:rsidRPr="00967697" w14:paraId="6ED2378A" w14:textId="77777777">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B60CA3" w14:textId="77777777" w:rsidR="008335FC" w:rsidRPr="00967697" w:rsidRDefault="00073209">
            <w:pPr>
              <w:jc w:val="both"/>
            </w:pPr>
            <w:r w:rsidRPr="00967697">
              <w:t>Usability</w:t>
            </w:r>
          </w:p>
        </w:tc>
        <w:tc>
          <w:tcPr>
            <w:tcW w:w="6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0FA8F9" w14:textId="77777777" w:rsidR="008335FC" w:rsidRPr="00967697" w:rsidRDefault="00073209">
            <w:pPr>
              <w:jc w:val="both"/>
            </w:pPr>
            <w:r w:rsidRPr="00967697">
              <w:t>The Fraud Probability Score and color-coded risk indicator aided document review decisions.</w:t>
            </w:r>
          </w:p>
        </w:tc>
      </w:tr>
      <w:tr w:rsidR="008335FC" w:rsidRPr="00967697" w14:paraId="23158548" w14:textId="77777777">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A9963B" w14:textId="77777777" w:rsidR="008335FC" w:rsidRPr="00967697" w:rsidRDefault="00073209">
            <w:pPr>
              <w:jc w:val="both"/>
            </w:pPr>
            <w:r w:rsidRPr="00967697">
              <w:t>Reliability</w:t>
            </w:r>
          </w:p>
        </w:tc>
        <w:tc>
          <w:tcPr>
            <w:tcW w:w="6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F51AE5" w14:textId="77777777" w:rsidR="008335FC" w:rsidRPr="00967697" w:rsidRDefault="00073209">
            <w:pPr>
              <w:jc w:val="both"/>
            </w:pPr>
            <w:r w:rsidRPr="00967697">
              <w:t>The system dispatched email notifications promptly after each application status update.</w:t>
            </w:r>
          </w:p>
        </w:tc>
      </w:tr>
      <w:tr w:rsidR="008335FC" w:rsidRPr="00967697" w14:paraId="20603C7B" w14:textId="77777777">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A6D694" w14:textId="77777777" w:rsidR="008335FC" w:rsidRPr="00967697" w:rsidRDefault="00073209">
            <w:pPr>
              <w:jc w:val="both"/>
            </w:pPr>
            <w:r w:rsidRPr="00967697">
              <w:t>Performance Efficiency</w:t>
            </w:r>
          </w:p>
        </w:tc>
        <w:tc>
          <w:tcPr>
            <w:tcW w:w="6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82A0D1" w14:textId="77777777" w:rsidR="008335FC" w:rsidRPr="00967697" w:rsidRDefault="00073209">
            <w:pPr>
              <w:jc w:val="both"/>
            </w:pPr>
            <w:r w:rsidRPr="00967697">
              <w:t>The system responded within an acceptable time when report exports were requested.</w:t>
            </w:r>
          </w:p>
        </w:tc>
      </w:tr>
      <w:tr w:rsidR="008335FC" w:rsidRPr="00967697" w14:paraId="34FBED11" w14:textId="77777777">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FD0A42" w14:textId="77777777" w:rsidR="008335FC" w:rsidRPr="00967697" w:rsidRDefault="00073209">
            <w:pPr>
              <w:jc w:val="both"/>
            </w:pPr>
            <w:r w:rsidRPr="00967697">
              <w:t>Security</w:t>
            </w:r>
          </w:p>
        </w:tc>
        <w:tc>
          <w:tcPr>
            <w:tcW w:w="6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47F5C11" w14:textId="77777777" w:rsidR="008335FC" w:rsidRPr="00967697" w:rsidRDefault="00073209">
            <w:pPr>
              <w:jc w:val="both"/>
            </w:pPr>
            <w:r w:rsidRPr="00967697">
              <w:t>Student data in the system is accessible only to authorized OSA personnel.</w:t>
            </w:r>
          </w:p>
        </w:tc>
      </w:tr>
    </w:tbl>
    <w:p w14:paraId="3FC26670" w14:textId="77777777" w:rsidR="008335FC" w:rsidRPr="00967697" w:rsidRDefault="008335FC">
      <w:pPr>
        <w:spacing w:after="200" w:line="480" w:lineRule="auto"/>
        <w:jc w:val="both"/>
      </w:pPr>
    </w:p>
    <w:p w14:paraId="1FE0B88C" w14:textId="77777777" w:rsidR="008335FC" w:rsidRPr="00967697" w:rsidRDefault="00073209">
      <w:pPr>
        <w:pStyle w:val="Heading2"/>
        <w:numPr>
          <w:ilvl w:val="0"/>
          <w:numId w:val="1"/>
        </w:numPr>
        <w:rPr>
          <w:sz w:val="24"/>
          <w:szCs w:val="24"/>
        </w:rPr>
      </w:pPr>
      <w:bookmarkStart w:id="179" w:name="_uc6ifxftig8e" w:colFirst="0" w:colLast="0"/>
      <w:bookmarkEnd w:id="179"/>
      <w:r w:rsidRPr="00967697">
        <w:rPr>
          <w:sz w:val="24"/>
          <w:szCs w:val="24"/>
        </w:rPr>
        <w:t>Design</w:t>
      </w:r>
    </w:p>
    <w:p w14:paraId="0B148EE1" w14:textId="5500838A" w:rsidR="008335FC" w:rsidRPr="00967697" w:rsidRDefault="00073209">
      <w:pPr>
        <w:spacing w:after="200" w:line="480" w:lineRule="auto"/>
        <w:ind w:firstLine="720"/>
        <w:jc w:val="both"/>
      </w:pPr>
      <w:r w:rsidRPr="00967697">
        <w:t xml:space="preserve">The team </w:t>
      </w:r>
      <w:del w:id="180" w:author="DAISY CASIPIT" w:date="2026-06-10T16:08:00Z">
        <w:r w:rsidRPr="00967697" w:rsidDel="00C42158">
          <w:delText>will</w:delText>
        </w:r>
      </w:del>
      <w:r w:rsidRPr="00967697">
        <w:t xml:space="preserve"> design the system after the OSA head approves the Requirements Specification Document. The design </w:t>
      </w:r>
      <w:proofErr w:type="spellStart"/>
      <w:r w:rsidRPr="00967697">
        <w:t>process</w:t>
      </w:r>
      <w:del w:id="181" w:author="DAISY CASIPIT" w:date="2026-06-10T16:08:00Z">
        <w:r w:rsidRPr="00967697" w:rsidDel="00C42158">
          <w:delText xml:space="preserve"> will </w:delText>
        </w:r>
      </w:del>
      <w:r w:rsidRPr="00967697">
        <w:t>result</w:t>
      </w:r>
      <w:ins w:id="182" w:author="DAISY CASIPIT" w:date="2026-06-10T16:08:00Z">
        <w:r w:rsidR="00C42158">
          <w:t>s</w:t>
        </w:r>
      </w:ins>
      <w:proofErr w:type="spellEnd"/>
      <w:r w:rsidRPr="00967697">
        <w:t xml:space="preserve"> in three essential design documents: the system architecture diagram, the database schema entity-relationship diagram, and the user interaction use case diagram.</w:t>
      </w:r>
    </w:p>
    <w:p w14:paraId="2EBA142C" w14:textId="77777777" w:rsidR="008335FC" w:rsidRPr="00967697" w:rsidRDefault="00073209">
      <w:pPr>
        <w:pStyle w:val="Heading3"/>
        <w:ind w:left="720"/>
      </w:pPr>
      <w:bookmarkStart w:id="183" w:name="_4ikf9ltd1d1h" w:colFirst="0" w:colLast="0"/>
      <w:bookmarkEnd w:id="183"/>
      <w:r w:rsidRPr="00967697">
        <w:t>System Architecture</w:t>
      </w:r>
    </w:p>
    <w:p w14:paraId="33A4ABEF" w14:textId="3C279F10" w:rsidR="008335FC" w:rsidRPr="00967697" w:rsidRDefault="00073209">
      <w:pPr>
        <w:spacing w:after="200" w:line="480" w:lineRule="auto"/>
        <w:ind w:left="720" w:firstLine="720"/>
        <w:jc w:val="both"/>
      </w:pPr>
      <w:bookmarkStart w:id="184" w:name="_1relk1b98tmw" w:colFirst="0" w:colLast="0"/>
      <w:bookmarkEnd w:id="184"/>
      <w:r w:rsidRPr="00967697">
        <w:t xml:space="preserve">A.E.G.I.S. </w:t>
      </w:r>
      <w:del w:id="185" w:author="DAISY CASIPIT" w:date="2026-06-10T16:08:00Z">
        <w:r w:rsidRPr="00967697" w:rsidDel="00C42158">
          <w:delText>will</w:delText>
        </w:r>
      </w:del>
      <w:r w:rsidRPr="00967697">
        <w:t xml:space="preserve"> operate through a three-tier web application design. The system presents its Presentation Layer, which serves as its topmost tier for user access. The student portal and OSA dashboard </w:t>
      </w:r>
      <w:del w:id="186" w:author="DAISY CASIPIT" w:date="2026-06-10T16:08:00Z">
        <w:r w:rsidRPr="00967697" w:rsidDel="00C42158">
          <w:delText xml:space="preserve">will </w:delText>
        </w:r>
      </w:del>
      <w:r w:rsidRPr="00967697">
        <w:t xml:space="preserve">use HTML/Bootstrap 5 interfaces that run directly in web browsers. The Application Layer </w:t>
      </w:r>
      <w:del w:id="187" w:author="DAISY CASIPIT" w:date="2026-06-10T16:09:00Z">
        <w:r w:rsidRPr="00967697" w:rsidDel="00C42158">
          <w:delText>will</w:delText>
        </w:r>
      </w:del>
      <w:r w:rsidRPr="00967697">
        <w:t xml:space="preserve"> consist</w:t>
      </w:r>
      <w:ins w:id="188" w:author="DAISY CASIPIT" w:date="2026-06-10T16:09:00Z">
        <w:r w:rsidR="00C42158">
          <w:t>s</w:t>
        </w:r>
      </w:ins>
      <w:r w:rsidRPr="00967697">
        <w:t xml:space="preserve"> of two components: a PHP/Laravel web server that </w:t>
      </w:r>
      <w:del w:id="189" w:author="DAISY CASIPIT" w:date="2026-06-10T16:09:00Z">
        <w:r w:rsidRPr="00967697" w:rsidDel="00C42158">
          <w:delText xml:space="preserve">will </w:delText>
        </w:r>
      </w:del>
      <w:r w:rsidRPr="00967697">
        <w:t xml:space="preserve">handle authentication and routing, RBAC enforcement, database access, and SMTP email sending; and a Python AI microservice that </w:t>
      </w:r>
      <w:del w:id="190" w:author="DAISY CASIPIT" w:date="2026-06-10T16:09:00Z">
        <w:r w:rsidRPr="00967697" w:rsidDel="00C42158">
          <w:delText xml:space="preserve">will </w:delText>
        </w:r>
      </w:del>
      <w:r w:rsidRPr="00967697">
        <w:t xml:space="preserve">provide a REST API endpoint dedicated to </w:t>
      </w:r>
      <w:r w:rsidRPr="00967697">
        <w:lastRenderedPageBreak/>
        <w:t xml:space="preserve">document fraud analysis. A student </w:t>
      </w:r>
      <w:del w:id="191" w:author="DAISY CASIPIT" w:date="2026-06-10T16:09:00Z">
        <w:r w:rsidRPr="00967697" w:rsidDel="00C42158">
          <w:delText>will</w:delText>
        </w:r>
      </w:del>
      <w:r w:rsidRPr="00967697">
        <w:t xml:space="preserve"> upload a COG through an internal HTTP POST request, which sends the file path to the Python microservice from the Laravel backend. The microservice </w:t>
      </w:r>
      <w:del w:id="192" w:author="DAISY CASIPIT" w:date="2026-06-10T16:10:00Z">
        <w:r w:rsidRPr="00967697" w:rsidDel="00C42158">
          <w:delText xml:space="preserve">will execute </w:delText>
        </w:r>
      </w:del>
      <w:ins w:id="193" w:author="DAISY CASIPIT" w:date="2026-06-10T16:10:00Z">
        <w:r w:rsidR="00C42158" w:rsidRPr="00967697">
          <w:t>execute</w:t>
        </w:r>
        <w:r w:rsidR="00C42158">
          <w:t xml:space="preserve">s </w:t>
        </w:r>
      </w:ins>
      <w:r w:rsidRPr="00967697">
        <w:t>ELA preprocessing and CNN inference</w:t>
      </w:r>
      <w:del w:id="194" w:author="DAISY CASIPIT" w:date="2026-06-08T22:59:00Z">
        <w:r w:rsidRPr="00967697" w:rsidDel="00513115">
          <w:delText>,</w:delText>
        </w:r>
      </w:del>
      <w:r w:rsidRPr="00967697">
        <w:t xml:space="preserve"> and produce a JSON response containing the fraud probability score and classification label, along with the file path to the generated heatmap. The Data Layer </w:t>
      </w:r>
      <w:del w:id="195" w:author="DAISY CASIPIT" w:date="2026-06-10T16:11:00Z">
        <w:r w:rsidRPr="00967697" w:rsidDel="00C42158">
          <w:delText>will</w:delText>
        </w:r>
      </w:del>
      <w:r w:rsidRPr="00967697">
        <w:t xml:space="preserve"> include a MySQL relational database and a secure server-side folder for storing uploaded document images (</w:t>
      </w:r>
      <w:r w:rsidRPr="00967697">
        <w:rPr>
          <w:b/>
          <w:bCs/>
          <w:i/>
          <w:iCs/>
        </w:rPr>
        <w:t xml:space="preserve">See Appendix B, </w:t>
      </w:r>
      <w:del w:id="196" w:author="DAISY CASIPIT" w:date="2026-06-08T22:59:00Z">
        <w:r w:rsidRPr="00967697" w:rsidDel="00513115">
          <w:rPr>
            <w:b/>
            <w:bCs/>
            <w:i/>
            <w:iCs/>
          </w:rPr>
          <w:delText xml:space="preserve">figure </w:delText>
        </w:r>
      </w:del>
      <w:ins w:id="197" w:author="DAISY CASIPIT" w:date="2026-06-08T22:59:00Z">
        <w:r w:rsidR="00513115">
          <w:rPr>
            <w:b/>
            <w:bCs/>
            <w:i/>
            <w:iCs/>
          </w:rPr>
          <w:t>F</w:t>
        </w:r>
        <w:r w:rsidR="00513115" w:rsidRPr="00967697">
          <w:rPr>
            <w:b/>
            <w:bCs/>
            <w:i/>
            <w:iCs/>
          </w:rPr>
          <w:t xml:space="preserve">igure </w:t>
        </w:r>
      </w:ins>
      <w:r w:rsidRPr="00967697">
        <w:rPr>
          <w:b/>
          <w:bCs/>
          <w:i/>
          <w:iCs/>
        </w:rPr>
        <w:t>2, Page 52</w:t>
      </w:r>
      <w:r w:rsidRPr="00967697">
        <w:t>).</w:t>
      </w:r>
    </w:p>
    <w:p w14:paraId="4F64C265" w14:textId="77777777" w:rsidR="008335FC" w:rsidRPr="00967697" w:rsidRDefault="00073209">
      <w:pPr>
        <w:pStyle w:val="Heading3"/>
        <w:ind w:left="720"/>
      </w:pPr>
      <w:bookmarkStart w:id="198" w:name="_gfye97cio0k1" w:colFirst="0" w:colLast="0"/>
      <w:bookmarkEnd w:id="198"/>
      <w:r w:rsidRPr="00967697">
        <w:t xml:space="preserve">Flowchart </w:t>
      </w:r>
    </w:p>
    <w:p w14:paraId="67827CF9" w14:textId="380D5E47" w:rsidR="008335FC" w:rsidRPr="00967697" w:rsidRDefault="00073209">
      <w:pPr>
        <w:spacing w:after="200" w:line="480" w:lineRule="auto"/>
        <w:ind w:left="720" w:firstLine="720"/>
        <w:jc w:val="both"/>
      </w:pPr>
      <w:bookmarkStart w:id="199" w:name="_erlzgygk2ayn" w:colFirst="0" w:colLast="0"/>
      <w:bookmarkEnd w:id="199"/>
      <w:r w:rsidRPr="00967697">
        <w:t>The system flowchart (</w:t>
      </w:r>
      <w:r w:rsidRPr="00967697">
        <w:rPr>
          <w:b/>
          <w:bCs/>
          <w:i/>
          <w:iCs/>
        </w:rPr>
        <w:t>See Appendix B, Figure 6, Page 56</w:t>
      </w:r>
      <w:r w:rsidRPr="00967697">
        <w:t xml:space="preserve">) shows the complete procedure, from student application submission to the OSA decision. A student </w:t>
      </w:r>
      <w:del w:id="200" w:author="DAISY CASIPIT" w:date="2026-06-10T16:11:00Z">
        <w:r w:rsidRPr="00967697" w:rsidDel="00C42158">
          <w:delText xml:space="preserve">will </w:delText>
        </w:r>
      </w:del>
      <w:r w:rsidRPr="00967697">
        <w:t>submit</w:t>
      </w:r>
      <w:ins w:id="201" w:author="DAISY CASIPIT" w:date="2026-06-10T16:11:00Z">
        <w:r w:rsidR="00C42158">
          <w:t>s</w:t>
        </w:r>
      </w:ins>
      <w:r w:rsidRPr="00967697">
        <w:t xml:space="preserve"> an application and upload a COG; the system </w:t>
      </w:r>
      <w:del w:id="202" w:author="DAISY CASIPIT" w:date="2026-06-10T16:11:00Z">
        <w:r w:rsidRPr="00967697" w:rsidDel="00C42158">
          <w:delText xml:space="preserve">will </w:delText>
        </w:r>
      </w:del>
      <w:r w:rsidRPr="00967697">
        <w:t>validate</w:t>
      </w:r>
      <w:ins w:id="203" w:author="DAISY CASIPIT" w:date="2026-06-10T16:11:00Z">
        <w:r w:rsidR="00C42158">
          <w:t>s</w:t>
        </w:r>
      </w:ins>
      <w:r w:rsidRPr="00967697">
        <w:t xml:space="preserve"> the file format and size before securely storing the COG. The AI microservice </w:t>
      </w:r>
      <w:del w:id="204" w:author="DAISY CASIPIT" w:date="2026-06-10T16:11:00Z">
        <w:r w:rsidRPr="00967697" w:rsidDel="00C42158">
          <w:delText>will</w:delText>
        </w:r>
      </w:del>
      <w:r w:rsidRPr="00967697">
        <w:t xml:space="preserve"> process</w:t>
      </w:r>
      <w:ins w:id="205" w:author="DAISY CASIPIT" w:date="2026-06-10T16:11:00Z">
        <w:r w:rsidR="00C42158">
          <w:t>es</w:t>
        </w:r>
      </w:ins>
      <w:r w:rsidRPr="00967697">
        <w:t xml:space="preserve"> the uploaded image and return a fraud probability score, along with a heatmap overlay. The OSA staff </w:t>
      </w:r>
      <w:del w:id="206" w:author="DAISY CASIPIT" w:date="2026-06-10T16:12:00Z">
        <w:r w:rsidRPr="00967697" w:rsidDel="00C42158">
          <w:delText xml:space="preserve">will </w:delText>
        </w:r>
      </w:del>
      <w:r w:rsidRPr="00967697">
        <w:t>examine</w:t>
      </w:r>
      <w:ins w:id="207" w:author="DAISY CASIPIT" w:date="2026-06-10T16:12:00Z">
        <w:r w:rsidR="00C42158">
          <w:t>s</w:t>
        </w:r>
      </w:ins>
      <w:r w:rsidRPr="00967697">
        <w:t xml:space="preserve"> both the flagged result and the original document to determine the status of the decision. The system </w:t>
      </w:r>
      <w:del w:id="208" w:author="DAISY CASIPIT" w:date="2026-06-10T16:12:00Z">
        <w:r w:rsidRPr="00967697" w:rsidDel="00C42158">
          <w:delText xml:space="preserve">will </w:delText>
        </w:r>
      </w:del>
      <w:r w:rsidRPr="00967697">
        <w:t>send</w:t>
      </w:r>
      <w:ins w:id="209" w:author="DAISY CASIPIT" w:date="2026-06-10T16:12:00Z">
        <w:r w:rsidR="00C42158">
          <w:t>s</w:t>
        </w:r>
      </w:ins>
      <w:r w:rsidRPr="00967697">
        <w:t xml:space="preserve"> an email notification to the applicant based on the recorded status. It ensures that each application undergoes an AI-centered document review before a final decision is made.</w:t>
      </w:r>
    </w:p>
    <w:p w14:paraId="140145F6" w14:textId="77777777" w:rsidR="008335FC" w:rsidRPr="00967697" w:rsidRDefault="00073209">
      <w:pPr>
        <w:pStyle w:val="Heading3"/>
        <w:ind w:left="720"/>
      </w:pPr>
      <w:bookmarkStart w:id="210" w:name="_xpncebc7n8u1" w:colFirst="0" w:colLast="0"/>
      <w:bookmarkEnd w:id="210"/>
      <w:r w:rsidRPr="00967697">
        <w:t xml:space="preserve">Use Case Diagram </w:t>
      </w:r>
    </w:p>
    <w:p w14:paraId="0FE59841" w14:textId="70518458" w:rsidR="008335FC" w:rsidRPr="00967697" w:rsidRDefault="00073209">
      <w:pPr>
        <w:spacing w:after="200" w:line="480" w:lineRule="auto"/>
        <w:ind w:left="720" w:firstLine="720"/>
        <w:jc w:val="both"/>
      </w:pPr>
      <w:r w:rsidRPr="00967697">
        <w:t>The use case diagram (</w:t>
      </w:r>
      <w:r w:rsidRPr="00967697">
        <w:rPr>
          <w:b/>
          <w:bCs/>
          <w:i/>
          <w:iCs/>
        </w:rPr>
        <w:t>See Appendix B, Figure 4, Page 54</w:t>
      </w:r>
      <w:r w:rsidRPr="00967697">
        <w:t xml:space="preserve">) defines three primary actors: Student, OSA Staff, and Super Administrator. Students </w:t>
      </w:r>
      <w:del w:id="211" w:author="DAISY CASIPIT" w:date="2026-06-10T16:13:00Z">
        <w:r w:rsidRPr="00967697" w:rsidDel="00C42158">
          <w:delText xml:space="preserve">will </w:delText>
        </w:r>
      </w:del>
      <w:r w:rsidRPr="00967697">
        <w:t xml:space="preserve">complete their registration and application submission, including uploading </w:t>
      </w:r>
      <w:r w:rsidRPr="00967697">
        <w:lastRenderedPageBreak/>
        <w:t xml:space="preserve">documents and tracking application </w:t>
      </w:r>
      <w:proofErr w:type="spellStart"/>
      <w:r w:rsidRPr="00967697">
        <w:t>status.OSA</w:t>
      </w:r>
      <w:proofErr w:type="spellEnd"/>
      <w:r w:rsidRPr="00967697">
        <w:t xml:space="preserve"> staff members </w:t>
      </w:r>
      <w:del w:id="212" w:author="DAISY CASIPIT" w:date="2026-06-10T16:21:00Z">
        <w:r w:rsidRPr="00967697" w:rsidDel="00C42158">
          <w:delText>will</w:delText>
        </w:r>
      </w:del>
      <w:r w:rsidRPr="00967697">
        <w:t xml:space="preserve"> fulfill their responsibilities by reviewing application submissions as they verify AI fraud detection outcomes and proceed with application status updates and compliance document creation. The Super Administrator </w:t>
      </w:r>
      <w:del w:id="213" w:author="DAISY CASIPIT" w:date="2026-06-10T16:13:00Z">
        <w:r w:rsidRPr="00967697" w:rsidDel="00C42158">
          <w:delText xml:space="preserve">will </w:delText>
        </w:r>
      </w:del>
      <w:r w:rsidRPr="00967697">
        <w:t>have complete system access rights, encompassing both user account administration and scholarship program setup. The diagram confirms that each actor's capabilities are strictly bounded by their assigned RBAC role, preventing them from accessing other users' records.</w:t>
      </w:r>
    </w:p>
    <w:p w14:paraId="760EBDB1" w14:textId="77777777" w:rsidR="008335FC" w:rsidRPr="00967697" w:rsidRDefault="00073209">
      <w:pPr>
        <w:pStyle w:val="Heading3"/>
        <w:ind w:left="720"/>
      </w:pPr>
      <w:bookmarkStart w:id="214" w:name="_snzspoaqrhi2" w:colFirst="0" w:colLast="0"/>
      <w:bookmarkEnd w:id="214"/>
      <w:r w:rsidRPr="00967697">
        <w:t>OSA Staff Review and Notification Workflow</w:t>
      </w:r>
    </w:p>
    <w:p w14:paraId="2E902577" w14:textId="7D90CC18" w:rsidR="008335FC" w:rsidRPr="00967697" w:rsidRDefault="00073209">
      <w:pPr>
        <w:spacing w:line="480" w:lineRule="auto"/>
        <w:ind w:left="720" w:firstLine="720"/>
        <w:jc w:val="both"/>
      </w:pPr>
      <w:r w:rsidRPr="00967697">
        <w:t xml:space="preserve">The workflow proceeds to the OSA staff evaluation stage after the AI microservice produces both a fraud probability score and a heatmap for the submitted COG. The OSA staff </w:t>
      </w:r>
      <w:del w:id="215" w:author="DAISY CASIPIT" w:date="2026-06-10T16:13:00Z">
        <w:r w:rsidRPr="00967697" w:rsidDel="00C42158">
          <w:delText>will</w:delText>
        </w:r>
      </w:del>
      <w:r w:rsidRPr="00967697">
        <w:t xml:space="preserve"> access the administrator dashboard to view the queued application, which includes its AI-generated fraud probability score, color-coded risk indicator, and Grad-CAM heatmap overlay. The staff member </w:t>
      </w:r>
      <w:del w:id="216" w:author="DAISY CASIPIT" w:date="2026-06-10T16:13:00Z">
        <w:r w:rsidRPr="00967697" w:rsidDel="00C42158">
          <w:delText xml:space="preserve">will </w:delText>
        </w:r>
      </w:del>
      <w:r w:rsidRPr="00967697">
        <w:t>compare</w:t>
      </w:r>
      <w:ins w:id="217" w:author="DAISY CASIPIT" w:date="2026-06-10T16:14:00Z">
        <w:r w:rsidR="00C42158">
          <w:t>s</w:t>
        </w:r>
      </w:ins>
      <w:r w:rsidRPr="00967697">
        <w:t xml:space="preserve"> the AI output against the physical COG document before making an independent authenticity decision. The staff </w:t>
      </w:r>
      <w:del w:id="218" w:author="DAISY CASIPIT" w:date="2026-06-10T16:14:00Z">
        <w:r w:rsidRPr="00967697" w:rsidDel="00C42158">
          <w:delText>will</w:delText>
        </w:r>
      </w:del>
      <w:r w:rsidRPr="00967697">
        <w:t xml:space="preserve"> determine</w:t>
      </w:r>
      <w:ins w:id="219" w:author="DAISY CASIPIT" w:date="2026-06-10T16:14:00Z">
        <w:r w:rsidR="00C42158">
          <w:t>s</w:t>
        </w:r>
      </w:ins>
      <w:r w:rsidRPr="00967697">
        <w:t xml:space="preserve"> </w:t>
      </w:r>
      <w:ins w:id="220" w:author="DAISY CASIPIT" w:date="2026-06-08T22:59:00Z">
        <w:r w:rsidR="00513115">
          <w:t xml:space="preserve">the </w:t>
        </w:r>
      </w:ins>
      <w:r w:rsidRPr="00967697">
        <w:t xml:space="preserve">decision status through three options, which include Approved, Under Review, and Rejected, together with optional remarks. The system </w:t>
      </w:r>
      <w:del w:id="221" w:author="DAISY CASIPIT" w:date="2026-06-10T16:14:00Z">
        <w:r w:rsidRPr="00967697" w:rsidDel="00C42158">
          <w:delText xml:space="preserve">will </w:delText>
        </w:r>
      </w:del>
      <w:r w:rsidRPr="00967697">
        <w:t>update</w:t>
      </w:r>
      <w:ins w:id="222" w:author="DAISY CASIPIT" w:date="2026-06-10T16:14:00Z">
        <w:r w:rsidR="00C42158">
          <w:t>s</w:t>
        </w:r>
      </w:ins>
      <w:r w:rsidRPr="00967697">
        <w:t xml:space="preserve"> the application record in the database and send an automated email notification to the student applicant via SMTP, confirming the new status and any accompanying remarks. The </w:t>
      </w:r>
      <w:proofErr w:type="spellStart"/>
      <w:r w:rsidRPr="00967697">
        <w:t>StatusLogs</w:t>
      </w:r>
      <w:proofErr w:type="spellEnd"/>
      <w:r w:rsidRPr="00967697">
        <w:t xml:space="preserve"> and </w:t>
      </w:r>
      <w:proofErr w:type="spellStart"/>
      <w:r w:rsidRPr="00967697">
        <w:t>EmailLogs</w:t>
      </w:r>
      <w:proofErr w:type="spellEnd"/>
      <w:r w:rsidRPr="00967697">
        <w:t xml:space="preserve"> tables </w:t>
      </w:r>
      <w:del w:id="223" w:author="DAISY CASIPIT" w:date="2026-06-10T16:14:00Z">
        <w:r w:rsidRPr="00967697" w:rsidDel="00C42158">
          <w:delText>will</w:delText>
        </w:r>
      </w:del>
      <w:r w:rsidRPr="00967697">
        <w:t xml:space="preserve"> track every status change and notification event, creating a complete audit trail.</w:t>
      </w:r>
    </w:p>
    <w:p w14:paraId="6AFA0AF0" w14:textId="77777777" w:rsidR="008335FC" w:rsidRPr="00967697" w:rsidRDefault="00073209">
      <w:pPr>
        <w:pStyle w:val="Heading3"/>
        <w:ind w:left="720"/>
      </w:pPr>
      <w:bookmarkStart w:id="224" w:name="_3kk4xsdjeyk3" w:colFirst="0" w:colLast="0"/>
      <w:bookmarkEnd w:id="224"/>
      <w:r w:rsidRPr="00967697">
        <w:t>Database Design</w:t>
      </w:r>
    </w:p>
    <w:p w14:paraId="158288AF" w14:textId="20E1A515" w:rsidR="008335FC" w:rsidRPr="00967697" w:rsidRDefault="00073209">
      <w:pPr>
        <w:spacing w:before="240" w:after="200" w:line="480" w:lineRule="auto"/>
        <w:ind w:left="720" w:firstLine="720"/>
        <w:jc w:val="both"/>
      </w:pPr>
      <w:bookmarkStart w:id="225" w:name="_9h30q7z55vf3" w:colFirst="0" w:colLast="0"/>
      <w:bookmarkEnd w:id="225"/>
      <w:r w:rsidRPr="00967697">
        <w:lastRenderedPageBreak/>
        <w:t xml:space="preserve">The database design </w:t>
      </w:r>
      <w:del w:id="226" w:author="DAISY CASIPIT" w:date="2026-06-10T16:15:00Z">
        <w:r w:rsidRPr="00967697" w:rsidDel="00C42158">
          <w:delText>will</w:delText>
        </w:r>
      </w:del>
      <w:r w:rsidRPr="00967697">
        <w:t xml:space="preserve"> establish</w:t>
      </w:r>
      <w:ins w:id="227" w:author="DAISY CASIPIT" w:date="2026-06-10T16:15:00Z">
        <w:r w:rsidR="00C42158">
          <w:t>es</w:t>
        </w:r>
      </w:ins>
      <w:r w:rsidRPr="00967697">
        <w:t xml:space="preserve"> nine fundamental entities, all normalized during development. All user types </w:t>
      </w:r>
      <w:del w:id="228" w:author="DAISY CASIPIT" w:date="2026-06-10T16:15:00Z">
        <w:r w:rsidRPr="00967697" w:rsidDel="00C42158">
          <w:delText>will</w:delText>
        </w:r>
      </w:del>
      <w:r w:rsidRPr="00967697">
        <w:t xml:space="preserve"> need to authenticate using credentials, which users manage along with their assigned RBAC roles. </w:t>
      </w:r>
      <w:proofErr w:type="spellStart"/>
      <w:r w:rsidRPr="00967697">
        <w:t>StudentProfiles</w:t>
      </w:r>
      <w:proofErr w:type="spellEnd"/>
      <w:r w:rsidRPr="00967697">
        <w:t xml:space="preserve"> </w:t>
      </w:r>
      <w:del w:id="229" w:author="DAISY CASIPIT" w:date="2026-06-10T16:15:00Z">
        <w:r w:rsidRPr="00967697" w:rsidDel="00C42158">
          <w:delText>will</w:delText>
        </w:r>
      </w:del>
      <w:r w:rsidRPr="00967697">
        <w:t xml:space="preserve"> store demographic information and academic records of applicants who have a one-to-one relationship with Users. Scholarship Programs </w:t>
      </w:r>
      <w:del w:id="230" w:author="DAISY CASIPIT" w:date="2026-06-10T16:15:00Z">
        <w:r w:rsidRPr="00967697" w:rsidDel="00C42158">
          <w:delText>will</w:delText>
        </w:r>
      </w:del>
      <w:r w:rsidRPr="00967697">
        <w:t xml:space="preserve"> maintain program details, which include funding source information and eligibility requirements that specify minimum GWA standards. Academic Terms </w:t>
      </w:r>
      <w:del w:id="231" w:author="DAISY CASIPIT" w:date="2026-06-10T16:15:00Z">
        <w:r w:rsidRPr="00967697" w:rsidDel="00C42158">
          <w:delText>will</w:delText>
        </w:r>
      </w:del>
      <w:r w:rsidRPr="00967697">
        <w:t xml:space="preserve"> maintain semester divisions, which enable accurate historical data retrieval for CLSU reviewers who need to compare applicants across different academic periods. The Applications table </w:t>
      </w:r>
      <w:del w:id="232" w:author="DAISY CASIPIT" w:date="2026-06-10T16:16:00Z">
        <w:r w:rsidRPr="00967697" w:rsidDel="00C42158">
          <w:delText xml:space="preserve">will </w:delText>
        </w:r>
      </w:del>
      <w:r w:rsidRPr="00967697">
        <w:t>serve</w:t>
      </w:r>
      <w:ins w:id="233" w:author="DAISY CASIPIT" w:date="2026-06-10T16:16:00Z">
        <w:r w:rsidR="00C42158">
          <w:t>s</w:t>
        </w:r>
      </w:ins>
      <w:r w:rsidRPr="00967697">
        <w:t xml:space="preserve"> as the main hub that connects all activities in the system while tracking their current status. The Documents table </w:t>
      </w:r>
      <w:del w:id="234" w:author="DAISY CASIPIT" w:date="2026-06-10T16:16:00Z">
        <w:r w:rsidRPr="00967697" w:rsidDel="00C42158">
          <w:delText>will</w:delText>
        </w:r>
      </w:del>
      <w:r w:rsidRPr="00967697">
        <w:t xml:space="preserve"> store document paths for requirement documents, COGs, ITRs, and ID Cards, using a </w:t>
      </w:r>
      <w:proofErr w:type="spellStart"/>
      <w:r w:rsidRPr="00967697">
        <w:t>document_type</w:t>
      </w:r>
      <w:proofErr w:type="spellEnd"/>
      <w:r w:rsidRPr="00967697">
        <w:t xml:space="preserve"> column to support future file types without requiring schema updates. </w:t>
      </w:r>
      <w:r w:rsidRPr="00967697">
        <w:rPr>
          <w:noProof/>
        </w:rPr>
        <mc:AlternateContent>
          <mc:Choice Requires="wps">
            <w:drawing>
              <wp:anchor distT="0" distB="0" distL="114300" distR="114300" simplePos="0" relativeHeight="251660288" behindDoc="0" locked="0" layoutInCell="1" hidden="0" allowOverlap="1" wp14:anchorId="65096B5B" wp14:editId="35687BF8">
                <wp:simplePos x="0" y="0"/>
                <wp:positionH relativeFrom="column">
                  <wp:posOffset>-9521</wp:posOffset>
                </wp:positionH>
                <wp:positionV relativeFrom="paragraph">
                  <wp:posOffset>3471545</wp:posOffset>
                </wp:positionV>
                <wp:extent cx="5734050" cy="31750"/>
                <wp:effectExtent l="0" t="0" r="0" b="0"/>
                <wp:wrapSquare wrapText="bothSides" distT="0" distB="0" distL="114300" distR="114300"/>
                <wp:docPr id="4" name="Rectangle 4"/>
                <wp:cNvGraphicFramePr/>
                <a:graphic xmlns:a="http://schemas.openxmlformats.org/drawingml/2006/main">
                  <a:graphicData uri="http://schemas.microsoft.com/office/word/2010/wordprocessingShape">
                    <wps:wsp>
                      <wps:cNvSpPr/>
                      <wps:spPr>
                        <a:xfrm>
                          <a:off x="2488500" y="3779683"/>
                          <a:ext cx="5715000" cy="635"/>
                        </a:xfrm>
                        <a:prstGeom prst="rect">
                          <a:avLst/>
                        </a:prstGeom>
                        <a:solidFill>
                          <a:srgbClr val="FFFFFF"/>
                        </a:solidFill>
                        <a:ln>
                          <a:noFill/>
                        </a:ln>
                      </wps:spPr>
                      <wps:txbx>
                        <w:txbxContent>
                          <w:p w14:paraId="0B59BF81" w14:textId="77777777" w:rsidR="008335FC" w:rsidRDefault="00073209">
                            <w:pPr>
                              <w:spacing w:after="200"/>
                              <w:jc w:val="center"/>
                              <w:textDirection w:val="btLr"/>
                            </w:pPr>
                            <w:proofErr w:type="gramStart"/>
                            <w:r>
                              <w:rPr>
                                <w:rFonts w:ascii="Arial" w:eastAsia="Arial" w:hAnsi="Arial" w:cs="Arial"/>
                                <w:i/>
                                <w:color w:val="1F497D"/>
                                <w:sz w:val="18"/>
                              </w:rPr>
                              <w:t>Figure  SEQ</w:t>
                            </w:r>
                            <w:proofErr w:type="gramEnd"/>
                            <w:r>
                              <w:rPr>
                                <w:rFonts w:ascii="Arial" w:eastAsia="Arial" w:hAnsi="Arial" w:cs="Arial"/>
                                <w:i/>
                                <w:color w:val="1F497D"/>
                                <w:sz w:val="18"/>
                              </w:rPr>
                              <w:t xml:space="preserve"> Figure \* ARABIC 3 Entity-Relationship Diagram of the A.E.G.I.S. relational database showing all primary entities and their relationships</w:t>
                            </w:r>
                          </w:p>
                        </w:txbxContent>
                      </wps:txbx>
                      <wps:bodyPr spcFirstLastPara="1" wrap="square" lIns="0" tIns="0" rIns="0" bIns="0" anchor="t" anchorCtr="0">
                        <a:noAutofit/>
                      </wps:bodyPr>
                    </wps:wsp>
                  </a:graphicData>
                </a:graphic>
              </wp:anchor>
            </w:drawing>
          </mc:Choice>
          <mc:Fallback>
            <w:pict>
              <v:rect w14:anchorId="65096B5B" id="Rectangle 4" o:spid="_x0000_s1027" style="position:absolute;left:0;text-align:left;margin-left:-.75pt;margin-top:273.35pt;width:451.5pt;height:2.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" stroked="f">
                <v:textbox inset="0,0,0,0">
                  <w:txbxContent>
                    <w:p w14:paraId="0B59BF81" w14:textId="77777777" w:rsidR="008335FC" w:rsidRDefault="00073209">
                      <w:pPr>
                        <w:spacing w:after="200"/>
                        <w:jc w:val="center"/>
                        <w:textDirection w:val="btLr"/>
                      </w:pPr>
                      <w:proofErr w:type="gramStart"/>
                      <w:r>
                        <w:rPr>
                          <w:rFonts w:ascii="Arial" w:eastAsia="Arial" w:hAnsi="Arial" w:cs="Arial"/>
                          <w:i/>
                          <w:color w:val="1F497D"/>
                          <w:sz w:val="18"/>
                        </w:rPr>
                        <w:t>Figure  SEQ</w:t>
                      </w:r>
                      <w:proofErr w:type="gramEnd"/>
                      <w:r>
                        <w:rPr>
                          <w:rFonts w:ascii="Arial" w:eastAsia="Arial" w:hAnsi="Arial" w:cs="Arial"/>
                          <w:i/>
                          <w:color w:val="1F497D"/>
                          <w:sz w:val="18"/>
                        </w:rPr>
                        <w:t xml:space="preserve"> Figure \* ARABIC 3 Entity-Relationship Diagram of the A.E.G.I.S. relational database showing all primary entities and their relationships</w:t>
                      </w:r>
                    </w:p>
                  </w:txbxContent>
                </v:textbox>
                <w10:wrap type="square"/>
              </v:rect>
            </w:pict>
          </mc:Fallback>
        </mc:AlternateContent>
      </w:r>
    </w:p>
    <w:p w14:paraId="4BC25FD7" w14:textId="0B86C829" w:rsidR="008335FC" w:rsidRPr="00967697" w:rsidRDefault="00073209">
      <w:pPr>
        <w:spacing w:before="240" w:after="200" w:line="480" w:lineRule="auto"/>
        <w:ind w:left="720" w:firstLine="720"/>
        <w:jc w:val="both"/>
      </w:pPr>
      <w:bookmarkStart w:id="235" w:name="_ygrlum98rc32" w:colFirst="0" w:colLast="0"/>
      <w:bookmarkEnd w:id="235"/>
      <w:r w:rsidRPr="00967697">
        <w:t xml:space="preserve">The Python ResNet-50 fraud detection microservice outputs </w:t>
      </w:r>
      <w:del w:id="236" w:author="DAISY CASIPIT" w:date="2026-06-10T16:17:00Z">
        <w:r w:rsidRPr="00967697" w:rsidDel="00C42158">
          <w:delText>will be</w:delText>
        </w:r>
      </w:del>
      <w:r w:rsidRPr="00967697">
        <w:t xml:space="preserve"> store</w:t>
      </w:r>
      <w:del w:id="237" w:author="DAISY CASIPIT" w:date="2026-06-10T16:17:00Z">
        <w:r w:rsidRPr="00967697" w:rsidDel="00C42158">
          <w:delText>d</w:delText>
        </w:r>
      </w:del>
      <w:r w:rsidRPr="00967697">
        <w:t xml:space="preserve"> in </w:t>
      </w:r>
      <w:proofErr w:type="spellStart"/>
      <w:r w:rsidRPr="00967697">
        <w:t>AIAnalysisResults</w:t>
      </w:r>
      <w:proofErr w:type="spellEnd"/>
      <w:r w:rsidRPr="00967697">
        <w:t xml:space="preserve">, which contains the fraud probability score, classification label, and Grad-CAM heatmap path for each document analyzed. OSA administrators </w:t>
      </w:r>
      <w:del w:id="238" w:author="DAISY CASIPIT" w:date="2026-06-10T16:17:00Z">
        <w:r w:rsidRPr="00967697" w:rsidDel="00C42158">
          <w:delText xml:space="preserve">will </w:delText>
        </w:r>
      </w:del>
      <w:r w:rsidRPr="00967697">
        <w:t xml:space="preserve">create non-editable status entries with timestamps in </w:t>
      </w:r>
      <w:proofErr w:type="spellStart"/>
      <w:r w:rsidRPr="00967697">
        <w:t>StatusLogs</w:t>
      </w:r>
      <w:proofErr w:type="spellEnd"/>
      <w:r w:rsidRPr="00967697">
        <w:t xml:space="preserve">, as these records serve as essential evidence for audit compliance. The system </w:t>
      </w:r>
      <w:del w:id="239" w:author="DAISY CASIPIT" w:date="2026-06-10T16:17:00Z">
        <w:r w:rsidRPr="00967697" w:rsidDel="00C42158">
          <w:delText>will</w:delText>
        </w:r>
      </w:del>
      <w:r w:rsidRPr="00967697">
        <w:t xml:space="preserve"> record</w:t>
      </w:r>
      <w:ins w:id="240" w:author="DAISY CASIPIT" w:date="2026-06-10T16:18:00Z">
        <w:r w:rsidR="00C42158">
          <w:t>s</w:t>
        </w:r>
      </w:ins>
      <w:r w:rsidRPr="00967697">
        <w:t xml:space="preserve"> every email it generates, storing information about who received it, what it contained, and when it was sent. The system serves two purposes: assisting with debugging and creating compliance reports. The system </w:t>
      </w:r>
      <w:del w:id="241" w:author="DAISY CASIPIT" w:date="2026-06-10T16:18:00Z">
        <w:r w:rsidRPr="00967697" w:rsidDel="00C42158">
          <w:delText>will</w:delText>
        </w:r>
      </w:del>
      <w:r w:rsidRPr="00967697">
        <w:t xml:space="preserve"> implement access control using Laravel middleware that restricts user role </w:t>
      </w:r>
      <w:r w:rsidRPr="00967697">
        <w:lastRenderedPageBreak/>
        <w:t>visibility to system-approved content, with students able to access their own records and OSA administrators able to view and modify all system data (</w:t>
      </w:r>
      <w:r w:rsidRPr="00967697">
        <w:rPr>
          <w:b/>
          <w:bCs/>
          <w:i/>
          <w:iCs/>
        </w:rPr>
        <w:t>See Appendix B, Figure 3, Page 53</w:t>
      </w:r>
      <w:r w:rsidRPr="00967697">
        <w:t>).</w:t>
      </w:r>
    </w:p>
    <w:p w14:paraId="7AE392C5" w14:textId="77777777" w:rsidR="008335FC" w:rsidRPr="00967697" w:rsidRDefault="00073209">
      <w:pPr>
        <w:pStyle w:val="Heading3"/>
        <w:ind w:left="720"/>
      </w:pPr>
      <w:bookmarkStart w:id="242" w:name="_wcgo4y3squhh" w:colFirst="0" w:colLast="0"/>
      <w:bookmarkEnd w:id="242"/>
      <w:r w:rsidRPr="00967697">
        <w:t>Relational Schema</w:t>
      </w:r>
    </w:p>
    <w:p w14:paraId="07827D57" w14:textId="03DD69EB" w:rsidR="008335FC" w:rsidRPr="00967697" w:rsidRDefault="00073209">
      <w:pPr>
        <w:spacing w:before="240" w:after="200" w:line="480" w:lineRule="auto"/>
        <w:ind w:left="720" w:firstLine="720"/>
        <w:jc w:val="both"/>
      </w:pPr>
      <w:bookmarkStart w:id="243" w:name="_s76wqxdatn1g" w:colFirst="0" w:colLast="0"/>
      <w:bookmarkEnd w:id="243"/>
      <w:r w:rsidRPr="00967697">
        <w:t>The relational schema (</w:t>
      </w:r>
      <w:r w:rsidRPr="00967697">
        <w:rPr>
          <w:b/>
          <w:bCs/>
          <w:i/>
          <w:iCs/>
        </w:rPr>
        <w:t>See Appendix B, Figure 3, Page 53</w:t>
      </w:r>
      <w:r w:rsidRPr="00967697">
        <w:t xml:space="preserve">) shows how the nine entities are linked through primary and foreign key relationships. The Users table </w:t>
      </w:r>
      <w:del w:id="244" w:author="DAISY CASIPIT" w:date="2026-06-10T16:18:00Z">
        <w:r w:rsidRPr="00967697" w:rsidDel="00C42158">
          <w:delText>will</w:delText>
        </w:r>
      </w:del>
      <w:r w:rsidRPr="00967697">
        <w:t xml:space="preserve"> serve as the main connection point, connecting to </w:t>
      </w:r>
      <w:proofErr w:type="spellStart"/>
      <w:r w:rsidRPr="00967697">
        <w:t>StudentProfiles</w:t>
      </w:r>
      <w:proofErr w:type="spellEnd"/>
      <w:r w:rsidRPr="00967697">
        <w:t xml:space="preserve"> through a one-to-one relationship and to Applications through a one-to-many relationship, because one student can submit multiple scholarship applications across different terms. Applications </w:t>
      </w:r>
      <w:del w:id="245" w:author="DAISY CASIPIT" w:date="2026-06-10T16:21:00Z">
        <w:r w:rsidRPr="00967697" w:rsidDel="00C42158">
          <w:delText xml:space="preserve">will </w:delText>
        </w:r>
      </w:del>
      <w:r w:rsidRPr="00967697">
        <w:t xml:space="preserve">use foreign keys to connect to Documents </w:t>
      </w:r>
      <w:proofErr w:type="spellStart"/>
      <w:r w:rsidRPr="00967697">
        <w:t>AIAnalysisResults</w:t>
      </w:r>
      <w:proofErr w:type="spellEnd"/>
      <w:r w:rsidRPr="00967697">
        <w:t xml:space="preserve">, </w:t>
      </w:r>
      <w:proofErr w:type="spellStart"/>
      <w:r w:rsidRPr="00967697">
        <w:t>StatusLogs</w:t>
      </w:r>
      <w:proofErr w:type="spellEnd"/>
      <w:r w:rsidRPr="00967697">
        <w:t xml:space="preserve">, and </w:t>
      </w:r>
      <w:proofErr w:type="spellStart"/>
      <w:r w:rsidRPr="00967697">
        <w:t>EmailLogs</w:t>
      </w:r>
      <w:proofErr w:type="spellEnd"/>
      <w:r w:rsidRPr="00967697">
        <w:t xml:space="preserve">, enabling tracking of all document submissions, fraud analysis results, status decisions, and notification records within specific applications. The Applications table </w:t>
      </w:r>
      <w:del w:id="246" w:author="DAISY CASIPIT" w:date="2026-06-10T16:22:00Z">
        <w:r w:rsidRPr="00967697" w:rsidDel="00C42158">
          <w:delText>will</w:delText>
        </w:r>
      </w:del>
      <w:r w:rsidRPr="00967697">
        <w:t xml:space="preserve"> join with </w:t>
      </w:r>
      <w:proofErr w:type="spellStart"/>
      <w:r w:rsidRPr="00967697">
        <w:t>ScholarshipPrograms</w:t>
      </w:r>
      <w:proofErr w:type="spellEnd"/>
      <w:r w:rsidRPr="00967697">
        <w:t xml:space="preserve"> and </w:t>
      </w:r>
      <w:proofErr w:type="spellStart"/>
      <w:r w:rsidRPr="00967697">
        <w:t>AcademicTerms</w:t>
      </w:r>
      <w:proofErr w:type="spellEnd"/>
      <w:r w:rsidRPr="00967697">
        <w:t xml:space="preserve"> because these two tables serve as reference tables that enable filtered reporting by program and semester.</w:t>
      </w:r>
    </w:p>
    <w:p w14:paraId="340F2A21" w14:textId="77777777" w:rsidR="008335FC" w:rsidRPr="00967697" w:rsidRDefault="00073209">
      <w:pPr>
        <w:pStyle w:val="Heading3"/>
        <w:ind w:left="720"/>
      </w:pPr>
      <w:bookmarkStart w:id="247" w:name="_60kv9cwt5lb0" w:colFirst="0" w:colLast="0"/>
      <w:bookmarkEnd w:id="247"/>
      <w:r w:rsidRPr="00967697">
        <w:t>Data Flow Diagram</w:t>
      </w:r>
    </w:p>
    <w:p w14:paraId="44CFFE51" w14:textId="2545869F" w:rsidR="008335FC" w:rsidRPr="00967697" w:rsidRDefault="00073209">
      <w:pPr>
        <w:spacing w:before="240" w:after="200" w:line="480" w:lineRule="auto"/>
        <w:ind w:left="720" w:firstLine="720"/>
        <w:jc w:val="both"/>
      </w:pPr>
      <w:bookmarkStart w:id="248" w:name="_16cvsb82hakl" w:colFirst="0" w:colLast="0"/>
      <w:bookmarkEnd w:id="248"/>
      <w:r w:rsidRPr="00967697">
        <w:t>The DFD (</w:t>
      </w:r>
      <w:r w:rsidRPr="00967697">
        <w:rPr>
          <w:b/>
          <w:bCs/>
          <w:i/>
          <w:iCs/>
        </w:rPr>
        <w:t>See Appendix B, Figure 5, Page 55</w:t>
      </w:r>
      <w:r w:rsidRPr="00967697">
        <w:t xml:space="preserve">) shows how data </w:t>
      </w:r>
      <w:del w:id="249" w:author="DAISY CASIPIT" w:date="2026-06-10T16:22:00Z">
        <w:r w:rsidRPr="00967697" w:rsidDel="00C42158">
          <w:delText>will</w:delText>
        </w:r>
      </w:del>
      <w:r w:rsidRPr="00967697">
        <w:t xml:space="preserve"> flow between three main actors: Student, OSA Staff, and the A.E.G.I.S. system, through their essential processes. The student application process starts when students submit their applications and upload required documents, which the system saves in the database while sending COG information to the AI microservice for fraud detection. The AI microservice </w:t>
      </w:r>
      <w:del w:id="250" w:author="DAISY CASIPIT" w:date="2026-06-10T16:23:00Z">
        <w:r w:rsidRPr="00967697" w:rsidDel="00C42158">
          <w:delText>will</w:delText>
        </w:r>
      </w:del>
      <w:r w:rsidRPr="00967697">
        <w:t xml:space="preserve"> send</w:t>
      </w:r>
      <w:ins w:id="251" w:author="DAISY CASIPIT" w:date="2026-06-10T16:23:00Z">
        <w:r w:rsidR="00C42158">
          <w:t>s</w:t>
        </w:r>
      </w:ins>
      <w:r w:rsidRPr="00967697">
        <w:t xml:space="preserve"> fraud analysis results back to the application store, which the OSA staff </w:t>
      </w:r>
      <w:del w:id="252" w:author="DAISY CASIPIT" w:date="2026-06-10T16:23:00Z">
        <w:r w:rsidRPr="00967697" w:rsidDel="00C42158">
          <w:delText xml:space="preserve">will </w:delText>
        </w:r>
      </w:del>
      <w:r w:rsidRPr="00967697">
        <w:t xml:space="preserve">then retrieve from the administrator </w:t>
      </w:r>
      <w:r w:rsidRPr="00967697">
        <w:lastRenderedPageBreak/>
        <w:t xml:space="preserve">dashboard. The OSA staff </w:t>
      </w:r>
      <w:del w:id="253" w:author="DAISY CASIPIT" w:date="2026-06-10T16:24:00Z">
        <w:r w:rsidRPr="00967697" w:rsidDel="00C42158">
          <w:delText>will</w:delText>
        </w:r>
      </w:del>
      <w:r w:rsidRPr="00967697">
        <w:t xml:space="preserve"> record a status decision, which </w:t>
      </w:r>
      <w:proofErr w:type="spellStart"/>
      <w:r w:rsidRPr="00967697">
        <w:t>w</w:t>
      </w:r>
      <w:del w:id="254" w:author="DAISY CASIPIT" w:date="2026-06-10T16:24:00Z">
        <w:r w:rsidRPr="00967697" w:rsidDel="00C42158">
          <w:delText xml:space="preserve">ill </w:delText>
        </w:r>
      </w:del>
      <w:r w:rsidRPr="00967697">
        <w:t>trigger</w:t>
      </w:r>
      <w:ins w:id="255" w:author="DAISY CASIPIT" w:date="2026-06-10T16:24:00Z">
        <w:r w:rsidR="00C42158">
          <w:t>s</w:t>
        </w:r>
      </w:ins>
      <w:proofErr w:type="spellEnd"/>
      <w:r w:rsidRPr="00967697">
        <w:t xml:space="preserve"> the email notification process, and the system </w:t>
      </w:r>
      <w:del w:id="256" w:author="DAISY CASIPIT" w:date="2026-06-10T16:24:00Z">
        <w:r w:rsidRPr="00967697" w:rsidDel="00C42158">
          <w:delText>will</w:delText>
        </w:r>
      </w:del>
      <w:r w:rsidRPr="00967697">
        <w:t xml:space="preserve"> dispatch</w:t>
      </w:r>
      <w:ins w:id="257" w:author="DAISY CASIPIT" w:date="2026-06-10T16:24:00Z">
        <w:r w:rsidR="00C42158">
          <w:t>es</w:t>
        </w:r>
      </w:ins>
      <w:r w:rsidRPr="00967697">
        <w:t xml:space="preserve"> the status update to the student. The DFD shows that data transformations </w:t>
      </w:r>
      <w:del w:id="258" w:author="DAISY CASIPIT" w:date="2026-06-10T16:24:00Z">
        <w:r w:rsidRPr="00967697" w:rsidDel="00C42158">
          <w:delText>will</w:delText>
        </w:r>
      </w:del>
      <w:r w:rsidRPr="00967697">
        <w:t xml:space="preserve"> occur in sequence, allowing complete tracking of all transformations at every process stage.</w:t>
      </w:r>
    </w:p>
    <w:p w14:paraId="7A5C4A74" w14:textId="77777777" w:rsidR="008335FC" w:rsidRPr="00967697" w:rsidRDefault="00073209">
      <w:pPr>
        <w:pStyle w:val="Heading3"/>
        <w:ind w:left="720"/>
      </w:pPr>
      <w:bookmarkStart w:id="259" w:name="_ee022dq5qsdv" w:colFirst="0" w:colLast="0"/>
      <w:bookmarkEnd w:id="259"/>
      <w:r w:rsidRPr="00967697">
        <w:t>User Interface Design</w:t>
      </w:r>
    </w:p>
    <w:p w14:paraId="41A14CF6" w14:textId="5A94C6C0" w:rsidR="008335FC" w:rsidRPr="00967697" w:rsidRDefault="00073209">
      <w:pPr>
        <w:spacing w:after="200" w:line="480" w:lineRule="auto"/>
        <w:ind w:left="720" w:firstLine="720"/>
        <w:jc w:val="both"/>
      </w:pPr>
      <w:r w:rsidRPr="00967697">
        <w:t xml:space="preserve">Designers </w:t>
      </w:r>
      <w:del w:id="260" w:author="DAISY CASIPIT" w:date="2026-06-10T16:25:00Z">
        <w:r w:rsidRPr="00967697" w:rsidDel="00C42158">
          <w:delText>will</w:delText>
        </w:r>
      </w:del>
      <w:r w:rsidRPr="00967697">
        <w:t xml:space="preserve"> determine all wireframe design choices through their assessment of the design's usability. The student portal </w:t>
      </w:r>
      <w:del w:id="261" w:author="DAISY CASIPIT" w:date="2026-06-10T16:25:00Z">
        <w:r w:rsidRPr="00967697" w:rsidDel="00C42158">
          <w:delText>will</w:delText>
        </w:r>
      </w:del>
      <w:r w:rsidRPr="00967697">
        <w:t xml:space="preserve"> use</w:t>
      </w:r>
      <w:ins w:id="262" w:author="DAISY CASIPIT" w:date="2026-06-10T16:25:00Z">
        <w:r w:rsidR="00C42158">
          <w:t>s</w:t>
        </w:r>
      </w:ins>
      <w:r w:rsidRPr="00967697">
        <w:t xml:space="preserve"> a step-by-step application form that guides users through personal information, program selection, and document uploads. The OSA side </w:t>
      </w:r>
      <w:del w:id="263" w:author="DAISY CASIPIT" w:date="2026-06-10T16:25:00Z">
        <w:r w:rsidRPr="00967697" w:rsidDel="00C42158">
          <w:delText>will</w:delText>
        </w:r>
      </w:del>
      <w:r w:rsidRPr="00967697">
        <w:t xml:space="preserve"> display</w:t>
      </w:r>
      <w:ins w:id="264" w:author="DAISY CASIPIT" w:date="2026-06-10T16:25:00Z">
        <w:r w:rsidR="00C42158">
          <w:t>s</w:t>
        </w:r>
      </w:ins>
      <w:r w:rsidRPr="00967697">
        <w:t xml:space="preserve"> the uploaded COG image, the fraud probability score, a color-coded risk-tier badge, and the Grad-CAM heatmap, which highlights suspicious document areas. The system </w:t>
      </w:r>
      <w:del w:id="265" w:author="DAISY CASIPIT" w:date="2026-06-10T16:25:00Z">
        <w:r w:rsidRPr="00967697" w:rsidDel="00C42158">
          <w:delText xml:space="preserve">will </w:delText>
        </w:r>
      </w:del>
      <w:r w:rsidRPr="00967697">
        <w:t>use</w:t>
      </w:r>
      <w:ins w:id="266" w:author="DAISY CASIPIT" w:date="2026-06-10T16:25:00Z">
        <w:r w:rsidR="00C42158">
          <w:t>s</w:t>
        </w:r>
      </w:ins>
      <w:r w:rsidRPr="00967697">
        <w:t xml:space="preserve"> three color-coded risk tiers to categorize each submission: 0-39% = green (Low Risk), 40-69% = yellow (Moderate Risk), and 70-100% = red (High Risk). OSA reviewers can make risk-level decisions because they do not require any statistical expertise to understand the information (</w:t>
      </w:r>
      <w:r w:rsidRPr="00967697">
        <w:rPr>
          <w:b/>
          <w:bCs/>
          <w:i/>
          <w:iCs/>
        </w:rPr>
        <w:t>See Appendix C, Figures 7–13, Pages 56-59</w:t>
      </w:r>
      <w:r w:rsidRPr="00967697">
        <w:t>).</w:t>
      </w:r>
    </w:p>
    <w:p w14:paraId="641246EB" w14:textId="77777777" w:rsidR="008335FC" w:rsidRPr="00967697" w:rsidRDefault="00073209">
      <w:pPr>
        <w:pStyle w:val="Heading3"/>
        <w:ind w:left="720"/>
      </w:pPr>
      <w:bookmarkStart w:id="267" w:name="_qqlan9qihczu" w:colFirst="0" w:colLast="0"/>
      <w:bookmarkEnd w:id="267"/>
      <w:r w:rsidRPr="00967697">
        <w:t>Algorithms and Techniques</w:t>
      </w:r>
    </w:p>
    <w:p w14:paraId="2C377F23" w14:textId="18999815" w:rsidR="008335FC" w:rsidRPr="00967697" w:rsidRDefault="00073209">
      <w:pPr>
        <w:spacing w:line="480" w:lineRule="auto"/>
        <w:ind w:left="720" w:firstLine="720"/>
        <w:jc w:val="both"/>
      </w:pPr>
      <w:r w:rsidRPr="00967697">
        <w:t xml:space="preserve">The document forensics module </w:t>
      </w:r>
      <w:del w:id="268" w:author="DAISY CASIPIT" w:date="2026-06-10T16:26:00Z">
        <w:r w:rsidRPr="00967697" w:rsidDel="00C42158">
          <w:delText>will</w:delText>
        </w:r>
      </w:del>
      <w:r w:rsidRPr="00967697">
        <w:t xml:space="preserve"> operate</w:t>
      </w:r>
      <w:ins w:id="269" w:author="DAISY CASIPIT" w:date="2026-06-10T16:26:00Z">
        <w:r w:rsidR="00C42158">
          <w:t>s</w:t>
        </w:r>
      </w:ins>
      <w:r w:rsidRPr="00967697">
        <w:t xml:space="preserve"> through a unified two-stage pipeline, which combines Error Level Analysis (ELA) preprocessing with a Convolutional Neural Network (CNN) classifier. The combined approach outperforms both methods when used separately (</w:t>
      </w:r>
      <w:proofErr w:type="spellStart"/>
      <w:r w:rsidRPr="00967697">
        <w:t>Idlbek</w:t>
      </w:r>
      <w:proofErr w:type="spellEnd"/>
      <w:r w:rsidRPr="00967697">
        <w:t xml:space="preserve"> et al., 2024; </w:t>
      </w:r>
      <w:proofErr w:type="spellStart"/>
      <w:r w:rsidRPr="00967697">
        <w:t>Gorle</w:t>
      </w:r>
      <w:proofErr w:type="spellEnd"/>
      <w:r w:rsidRPr="00967697">
        <w:t xml:space="preserve"> &amp; </w:t>
      </w:r>
      <w:proofErr w:type="spellStart"/>
      <w:r w:rsidRPr="00967697">
        <w:t>Guttavelli</w:t>
      </w:r>
      <w:proofErr w:type="spellEnd"/>
      <w:r w:rsidRPr="00967697">
        <w:t>, 2025).</w:t>
      </w:r>
    </w:p>
    <w:p w14:paraId="68152C6B" w14:textId="77777777" w:rsidR="008335FC" w:rsidRPr="00967697" w:rsidRDefault="00073209">
      <w:pPr>
        <w:pStyle w:val="Heading3"/>
        <w:ind w:left="720"/>
      </w:pPr>
      <w:bookmarkStart w:id="270" w:name="_nf2unlc3ne0m" w:colFirst="0" w:colLast="0"/>
      <w:bookmarkEnd w:id="270"/>
      <w:r w:rsidRPr="00967697">
        <w:t>ELA-CNN Fraud Detection Pipeline</w:t>
      </w:r>
    </w:p>
    <w:p w14:paraId="0F55E263" w14:textId="52E53DA0" w:rsidR="008335FC" w:rsidRPr="00967697" w:rsidRDefault="00073209">
      <w:pPr>
        <w:spacing w:line="480" w:lineRule="auto"/>
        <w:ind w:left="720" w:firstLine="720"/>
        <w:jc w:val="both"/>
      </w:pPr>
      <w:r w:rsidRPr="00967697">
        <w:lastRenderedPageBreak/>
        <w:t xml:space="preserve">The ELA process </w:t>
      </w:r>
      <w:del w:id="271" w:author="DAISY CASIPIT" w:date="2026-06-10T16:26:00Z">
        <w:r w:rsidRPr="00967697" w:rsidDel="00C42158">
          <w:delText>will</w:delText>
        </w:r>
      </w:del>
      <w:r w:rsidRPr="00967697">
        <w:t xml:space="preserve"> start</w:t>
      </w:r>
      <w:ins w:id="272" w:author="DAISY CASIPIT" w:date="2026-06-10T16:26:00Z">
        <w:r w:rsidR="00C42158">
          <w:t>s</w:t>
        </w:r>
      </w:ins>
      <w:r w:rsidRPr="00967697">
        <w:t xml:space="preserve"> by re-saving the image at a specified compression level with a fixed quality setting of Q95. The process creates an error map by subtracting the recompressed image from the original image pixel by pixel. The map </w:t>
      </w:r>
      <w:del w:id="273" w:author="DAISY CASIPIT" w:date="2026-06-10T16:27:00Z">
        <w:r w:rsidRPr="00967697" w:rsidDel="00C42158">
          <w:delText>will</w:delText>
        </w:r>
      </w:del>
      <w:r w:rsidRPr="00967697">
        <w:t xml:space="preserve"> display</w:t>
      </w:r>
      <w:ins w:id="274" w:author="DAISY CASIPIT" w:date="2026-06-10T16:27:00Z">
        <w:r w:rsidR="00C42158">
          <w:t>s</w:t>
        </w:r>
      </w:ins>
      <w:r w:rsidRPr="00967697">
        <w:t xml:space="preserve"> different compression results because tampered regions exhibit different compression rates than their original, unmodified sections. The clean image parts </w:t>
      </w:r>
      <w:del w:id="275" w:author="DAISY CASIPIT" w:date="2026-06-10T16:28:00Z">
        <w:r w:rsidRPr="00967697" w:rsidDel="00C42158">
          <w:delText>will</w:delText>
        </w:r>
      </w:del>
      <w:r w:rsidRPr="00967697">
        <w:t xml:space="preserve"> maintain a steady error rate after re-compression. At the same time, the modified sections with swapped names, duplicated seals, replaced text fields, and copied content show distinct visual differences.</w:t>
      </w:r>
    </w:p>
    <w:p w14:paraId="6CDA9773" w14:textId="77777777" w:rsidR="008335FC" w:rsidRPr="00967697" w:rsidRDefault="00073209">
      <w:pPr>
        <w:spacing w:line="480" w:lineRule="auto"/>
        <w:ind w:left="720" w:firstLine="720"/>
        <w:jc w:val="both"/>
      </w:pPr>
      <w:r w:rsidRPr="00967697">
        <w:t>Formally, for an input image I and its re-compressed counterpart I’, the ELA map E is computed as:</w:t>
      </w:r>
    </w:p>
    <w:p w14:paraId="18F10C6B" w14:textId="77777777" w:rsidR="008335FC" w:rsidRPr="00967697" w:rsidRDefault="00073209">
      <w:pPr>
        <w:spacing w:line="480" w:lineRule="auto"/>
        <w:ind w:left="720"/>
        <w:jc w:val="center"/>
      </w:pPr>
      <w:proofErr w:type="gramStart"/>
      <w:r w:rsidRPr="00967697">
        <w:rPr>
          <w:rFonts w:eastAsia="Gungsuh"/>
        </w:rPr>
        <w:t>E(</w:t>
      </w:r>
      <w:proofErr w:type="gramEnd"/>
      <w:r w:rsidRPr="00967697">
        <w:rPr>
          <w:rFonts w:eastAsia="Gungsuh"/>
        </w:rPr>
        <w:t>x, y) = |I(x, y) − I’(x, y)|</w:t>
      </w:r>
    </w:p>
    <w:p w14:paraId="72761F3D" w14:textId="77777777" w:rsidR="008335FC" w:rsidRPr="00967697" w:rsidRDefault="00073209">
      <w:pPr>
        <w:spacing w:line="480" w:lineRule="auto"/>
        <w:ind w:left="720" w:firstLine="720"/>
        <w:jc w:val="both"/>
      </w:pPr>
      <w:r w:rsidRPr="00967697">
        <w:t>where (x, y) denotes each pixel coordinate. The resulting map E is then normalized and used as input to the CNN classifier.</w:t>
      </w:r>
    </w:p>
    <w:p w14:paraId="3899541B" w14:textId="77777777" w:rsidR="008335FC" w:rsidRPr="00967697" w:rsidRDefault="00073209">
      <w:pPr>
        <w:spacing w:line="480" w:lineRule="auto"/>
        <w:ind w:left="720" w:firstLine="720"/>
        <w:jc w:val="both"/>
      </w:pPr>
      <w:r w:rsidRPr="00967697">
        <w:t>Research shows that ELA maps provide better input for CNN systems than raw image data, achieving superior results when testing modified documents (</w:t>
      </w:r>
      <w:proofErr w:type="spellStart"/>
      <w:r w:rsidRPr="00967697">
        <w:t>Idlbek</w:t>
      </w:r>
      <w:proofErr w:type="spellEnd"/>
      <w:r w:rsidRPr="00967697">
        <w:t xml:space="preserve"> et al., 2024; </w:t>
      </w:r>
      <w:proofErr w:type="spellStart"/>
      <w:r w:rsidRPr="00967697">
        <w:t>Gorle</w:t>
      </w:r>
      <w:proofErr w:type="spellEnd"/>
      <w:r w:rsidRPr="00967697">
        <w:t xml:space="preserve"> &amp; </w:t>
      </w:r>
      <w:proofErr w:type="spellStart"/>
      <w:r w:rsidRPr="00967697">
        <w:t>Guttavelli</w:t>
      </w:r>
      <w:proofErr w:type="spellEnd"/>
      <w:r w:rsidRPr="00967697">
        <w:t>, 2025).</w:t>
      </w:r>
    </w:p>
    <w:p w14:paraId="6D3C6DD7" w14:textId="3F79FB77" w:rsidR="008335FC" w:rsidRPr="00967697" w:rsidRDefault="00073209">
      <w:pPr>
        <w:spacing w:line="480" w:lineRule="auto"/>
        <w:ind w:left="720" w:firstLine="720"/>
        <w:jc w:val="both"/>
      </w:pPr>
      <w:r w:rsidRPr="00967697">
        <w:t xml:space="preserve">The error map then proceeds to a ResNet-50 model that the team </w:t>
      </w:r>
      <w:del w:id="276" w:author="DAISY CASIPIT" w:date="2026-06-10T16:29:00Z">
        <w:r w:rsidRPr="00967697" w:rsidDel="00C42158">
          <w:delText xml:space="preserve">will </w:delText>
        </w:r>
      </w:del>
      <w:r w:rsidRPr="00967697">
        <w:t>develop within its specific binary document forensics system. The model uses its residual skip connections to maintain gradient flow across multiple layers, enabling it to identify both detailed pixel-level information and large-scale patterns indicative of CLSU document tampering. The system produces continuous output, with p-values ranging from 0 to 1, indicating the probability that the document has been tampered with.</w:t>
      </w:r>
    </w:p>
    <w:p w14:paraId="424ECFBC" w14:textId="77777777" w:rsidR="008335FC" w:rsidRPr="00967697" w:rsidRDefault="00073209">
      <w:pPr>
        <w:spacing w:line="480" w:lineRule="auto"/>
        <w:ind w:left="720" w:firstLine="720"/>
        <w:jc w:val="both"/>
      </w:pPr>
      <w:r w:rsidRPr="00967697">
        <w:lastRenderedPageBreak/>
        <w:t>The score transforms into a Fraud Probability Score (FPS), which ranges from 0 to 100 and is divided into three distinct risk categories: Low Risk (FPS 0-39), Moderate Risk (FPS 40-69), and High Risk (FPS 70-100). The system uses a classification threshold that sets p=0.50 as the boundary for distinguishing Authentic documents from tampered documents.</w:t>
      </w:r>
    </w:p>
    <w:p w14:paraId="6484383C" w14:textId="77777777" w:rsidR="008335FC" w:rsidRPr="00967697" w:rsidRDefault="00073209">
      <w:pPr>
        <w:spacing w:line="480" w:lineRule="auto"/>
        <w:ind w:left="720" w:firstLine="720"/>
        <w:jc w:val="both"/>
      </w:pPr>
      <w:r w:rsidRPr="00967697">
        <w:t>The classification process uses Grad-CAM to generate a heatmap showing the image regions that most influenced the classification outcome. OSA staff members can see the exact points where the model found suspicious elements, as the heatmap is displayed on the COG image that presents the FPS data in the administrator dashboard, with no machine learning knowledge required.</w:t>
      </w:r>
    </w:p>
    <w:p w14:paraId="3F6E46F0" w14:textId="77777777" w:rsidR="008335FC" w:rsidRPr="00967697" w:rsidRDefault="00073209">
      <w:pPr>
        <w:pStyle w:val="Heading3"/>
        <w:ind w:left="720"/>
      </w:pPr>
      <w:bookmarkStart w:id="277" w:name="_fq1ah9vy8vkn" w:colFirst="0" w:colLast="0"/>
      <w:bookmarkEnd w:id="277"/>
      <w:r w:rsidRPr="00967697">
        <w:t>Pseudocode: ELA-CNN Fraud Detection Pipeline</w:t>
      </w:r>
    </w:p>
    <w:p w14:paraId="04A449AC" w14:textId="77777777" w:rsidR="008335FC" w:rsidRPr="00967697" w:rsidRDefault="00073209">
      <w:pPr>
        <w:spacing w:line="360" w:lineRule="auto"/>
        <w:ind w:left="720"/>
        <w:jc w:val="both"/>
        <w:rPr>
          <w:i/>
          <w:iCs/>
          <w:u w:val="single"/>
        </w:rPr>
      </w:pPr>
      <w:r w:rsidRPr="00967697">
        <w:rPr>
          <w:i/>
          <w:iCs/>
          <w:u w:val="single"/>
        </w:rPr>
        <w:t xml:space="preserve">INPUT:  </w:t>
      </w:r>
      <w:proofErr w:type="spellStart"/>
      <w:r w:rsidRPr="00967697">
        <w:rPr>
          <w:i/>
          <w:iCs/>
          <w:u w:val="single"/>
        </w:rPr>
        <w:t>uploaded_image</w:t>
      </w:r>
      <w:proofErr w:type="spellEnd"/>
      <w:r w:rsidRPr="00967697">
        <w:rPr>
          <w:i/>
          <w:iCs/>
          <w:u w:val="single"/>
        </w:rPr>
        <w:t xml:space="preserve"> (JPEG or PNG)</w:t>
      </w:r>
    </w:p>
    <w:p w14:paraId="2DAAEEDA" w14:textId="77777777" w:rsidR="008335FC" w:rsidRPr="00967697" w:rsidRDefault="00073209">
      <w:pPr>
        <w:spacing w:line="360" w:lineRule="auto"/>
        <w:ind w:left="720"/>
        <w:jc w:val="both"/>
        <w:rPr>
          <w:i/>
          <w:iCs/>
          <w:u w:val="single"/>
        </w:rPr>
      </w:pPr>
      <w:r w:rsidRPr="00967697">
        <w:rPr>
          <w:i/>
          <w:iCs/>
          <w:u w:val="single"/>
        </w:rPr>
        <w:t xml:space="preserve">OUTPUT: </w:t>
      </w:r>
      <w:proofErr w:type="spellStart"/>
      <w:r w:rsidRPr="00967697">
        <w:rPr>
          <w:i/>
          <w:iCs/>
          <w:u w:val="single"/>
        </w:rPr>
        <w:t>fraud_probability_score</w:t>
      </w:r>
      <w:proofErr w:type="spellEnd"/>
      <w:r w:rsidRPr="00967697">
        <w:rPr>
          <w:i/>
          <w:iCs/>
          <w:u w:val="single"/>
        </w:rPr>
        <w:t xml:space="preserve"> (0–100), </w:t>
      </w:r>
      <w:proofErr w:type="spellStart"/>
      <w:r w:rsidRPr="00967697">
        <w:rPr>
          <w:i/>
          <w:iCs/>
          <w:u w:val="single"/>
        </w:rPr>
        <w:t>classification_label</w:t>
      </w:r>
      <w:proofErr w:type="spellEnd"/>
      <w:r w:rsidRPr="00967697">
        <w:rPr>
          <w:i/>
          <w:iCs/>
          <w:u w:val="single"/>
        </w:rPr>
        <w:t xml:space="preserve">, </w:t>
      </w:r>
      <w:proofErr w:type="spellStart"/>
      <w:r w:rsidRPr="00967697">
        <w:rPr>
          <w:i/>
          <w:iCs/>
          <w:u w:val="single"/>
        </w:rPr>
        <w:t>gradcam_heatmap_path</w:t>
      </w:r>
      <w:proofErr w:type="spellEnd"/>
    </w:p>
    <w:p w14:paraId="1199F0D9" w14:textId="77777777" w:rsidR="008335FC" w:rsidRPr="00967697" w:rsidRDefault="00073209">
      <w:pPr>
        <w:spacing w:line="360" w:lineRule="auto"/>
        <w:ind w:left="720"/>
        <w:jc w:val="both"/>
        <w:rPr>
          <w:i/>
          <w:iCs/>
          <w:u w:val="single"/>
        </w:rPr>
      </w:pPr>
      <w:r w:rsidRPr="00967697">
        <w:rPr>
          <w:i/>
          <w:iCs/>
          <w:u w:val="single"/>
        </w:rPr>
        <w:t xml:space="preserve">1.  Load </w:t>
      </w:r>
      <w:proofErr w:type="spellStart"/>
      <w:r w:rsidRPr="00967697">
        <w:rPr>
          <w:i/>
          <w:iCs/>
          <w:u w:val="single"/>
        </w:rPr>
        <w:t>uploaded_image</w:t>
      </w:r>
      <w:proofErr w:type="spellEnd"/>
      <w:r w:rsidRPr="00967697">
        <w:rPr>
          <w:i/>
          <w:iCs/>
          <w:u w:val="single"/>
        </w:rPr>
        <w:t xml:space="preserve"> from the secure server directory</w:t>
      </w:r>
    </w:p>
    <w:p w14:paraId="59B96B87" w14:textId="77777777" w:rsidR="008335FC" w:rsidRPr="00967697" w:rsidRDefault="00073209">
      <w:pPr>
        <w:spacing w:line="360" w:lineRule="auto"/>
        <w:ind w:left="720"/>
        <w:jc w:val="both"/>
        <w:rPr>
          <w:i/>
          <w:iCs/>
          <w:u w:val="single"/>
        </w:rPr>
      </w:pPr>
      <w:r w:rsidRPr="00967697">
        <w:rPr>
          <w:rFonts w:eastAsia="Cardo"/>
          <w:i/>
          <w:iCs/>
          <w:u w:val="single"/>
        </w:rPr>
        <w:t xml:space="preserve">2.  Re-compress </w:t>
      </w:r>
      <w:proofErr w:type="spellStart"/>
      <w:r w:rsidRPr="00967697">
        <w:rPr>
          <w:rFonts w:eastAsia="Cardo"/>
          <w:i/>
          <w:iCs/>
          <w:u w:val="single"/>
        </w:rPr>
        <w:t>uploaded_image</w:t>
      </w:r>
      <w:proofErr w:type="spellEnd"/>
      <w:r w:rsidRPr="00967697">
        <w:rPr>
          <w:rFonts w:eastAsia="Cardo"/>
          <w:i/>
          <w:iCs/>
          <w:u w:val="single"/>
        </w:rPr>
        <w:t xml:space="preserve"> at quality Q=95 → </w:t>
      </w:r>
      <w:proofErr w:type="spellStart"/>
      <w:r w:rsidRPr="00967697">
        <w:rPr>
          <w:rFonts w:eastAsia="Cardo"/>
          <w:i/>
          <w:iCs/>
          <w:u w:val="single"/>
        </w:rPr>
        <w:t>compressed_image</w:t>
      </w:r>
      <w:proofErr w:type="spellEnd"/>
    </w:p>
    <w:p w14:paraId="395F0AD0" w14:textId="77777777" w:rsidR="008335FC" w:rsidRPr="00967697" w:rsidRDefault="00073209">
      <w:pPr>
        <w:spacing w:line="360" w:lineRule="auto"/>
        <w:ind w:left="720"/>
        <w:jc w:val="both"/>
        <w:rPr>
          <w:i/>
          <w:iCs/>
          <w:u w:val="single"/>
        </w:rPr>
      </w:pPr>
      <w:r w:rsidRPr="00967697">
        <w:rPr>
          <w:i/>
          <w:iCs/>
          <w:u w:val="single"/>
        </w:rPr>
        <w:t xml:space="preserve">3.  Compute </w:t>
      </w:r>
      <w:proofErr w:type="spellStart"/>
      <w:r w:rsidRPr="00967697">
        <w:rPr>
          <w:i/>
          <w:iCs/>
          <w:u w:val="single"/>
        </w:rPr>
        <w:t>ela_map</w:t>
      </w:r>
      <w:proofErr w:type="spellEnd"/>
      <w:r w:rsidRPr="00967697">
        <w:rPr>
          <w:i/>
          <w:iCs/>
          <w:u w:val="single"/>
        </w:rPr>
        <w:t xml:space="preserve"> = absolute difference (</w:t>
      </w:r>
      <w:proofErr w:type="spellStart"/>
      <w:r w:rsidRPr="00967697">
        <w:rPr>
          <w:i/>
          <w:iCs/>
          <w:u w:val="single"/>
        </w:rPr>
        <w:t>uploaded_image</w:t>
      </w:r>
      <w:proofErr w:type="spellEnd"/>
      <w:r w:rsidRPr="00967697">
        <w:rPr>
          <w:i/>
          <w:iCs/>
          <w:u w:val="single"/>
        </w:rPr>
        <w:t xml:space="preserve">, </w:t>
      </w:r>
      <w:proofErr w:type="spellStart"/>
      <w:r w:rsidRPr="00967697">
        <w:rPr>
          <w:i/>
          <w:iCs/>
          <w:u w:val="single"/>
        </w:rPr>
        <w:t>compressed_image</w:t>
      </w:r>
      <w:proofErr w:type="spellEnd"/>
      <w:r w:rsidRPr="00967697">
        <w:rPr>
          <w:i/>
          <w:iCs/>
          <w:u w:val="single"/>
        </w:rPr>
        <w:t>)</w:t>
      </w:r>
    </w:p>
    <w:p w14:paraId="0E2E8F34" w14:textId="77777777" w:rsidR="008335FC" w:rsidRPr="00967697" w:rsidRDefault="00073209">
      <w:pPr>
        <w:spacing w:line="360" w:lineRule="auto"/>
        <w:ind w:left="720"/>
        <w:jc w:val="both"/>
        <w:rPr>
          <w:i/>
          <w:iCs/>
          <w:u w:val="single"/>
        </w:rPr>
      </w:pPr>
      <w:r w:rsidRPr="00967697">
        <w:rPr>
          <w:i/>
          <w:iCs/>
          <w:u w:val="single"/>
        </w:rPr>
        <w:t xml:space="preserve">4.  Normalize </w:t>
      </w:r>
      <w:proofErr w:type="spellStart"/>
      <w:r w:rsidRPr="00967697">
        <w:rPr>
          <w:i/>
          <w:iCs/>
          <w:u w:val="single"/>
        </w:rPr>
        <w:t>ela_map</w:t>
      </w:r>
      <w:proofErr w:type="spellEnd"/>
      <w:r w:rsidRPr="00967697">
        <w:rPr>
          <w:i/>
          <w:iCs/>
          <w:u w:val="single"/>
        </w:rPr>
        <w:t xml:space="preserve"> to range [0, 255]</w:t>
      </w:r>
    </w:p>
    <w:p w14:paraId="2B3875DD" w14:textId="77777777" w:rsidR="008335FC" w:rsidRPr="00967697" w:rsidRDefault="00073209">
      <w:pPr>
        <w:spacing w:line="360" w:lineRule="auto"/>
        <w:ind w:left="720"/>
        <w:jc w:val="both"/>
        <w:rPr>
          <w:i/>
          <w:iCs/>
          <w:u w:val="single"/>
        </w:rPr>
      </w:pPr>
      <w:r w:rsidRPr="00967697">
        <w:rPr>
          <w:i/>
          <w:iCs/>
          <w:u w:val="single"/>
        </w:rPr>
        <w:t xml:space="preserve">5.  Resize </w:t>
      </w:r>
      <w:proofErr w:type="spellStart"/>
      <w:r w:rsidRPr="00967697">
        <w:rPr>
          <w:i/>
          <w:iCs/>
          <w:u w:val="single"/>
        </w:rPr>
        <w:t>ela_map</w:t>
      </w:r>
      <w:proofErr w:type="spellEnd"/>
      <w:r w:rsidRPr="00967697">
        <w:rPr>
          <w:i/>
          <w:iCs/>
          <w:u w:val="single"/>
        </w:rPr>
        <w:t xml:space="preserve"> to 224×224 pixels (</w:t>
      </w:r>
      <w:proofErr w:type="spellStart"/>
      <w:r w:rsidRPr="00967697">
        <w:rPr>
          <w:i/>
          <w:iCs/>
          <w:u w:val="single"/>
        </w:rPr>
        <w:t>ResNet</w:t>
      </w:r>
      <w:proofErr w:type="spellEnd"/>
      <w:r w:rsidRPr="00967697">
        <w:rPr>
          <w:i/>
          <w:iCs/>
          <w:u w:val="single"/>
        </w:rPr>
        <w:t xml:space="preserve"> input size)</w:t>
      </w:r>
    </w:p>
    <w:p w14:paraId="300E6D10" w14:textId="77777777" w:rsidR="008335FC" w:rsidRPr="00967697" w:rsidRDefault="00073209">
      <w:pPr>
        <w:spacing w:line="360" w:lineRule="auto"/>
        <w:ind w:left="720"/>
        <w:jc w:val="both"/>
        <w:rPr>
          <w:i/>
          <w:iCs/>
          <w:u w:val="single"/>
        </w:rPr>
      </w:pPr>
      <w:r w:rsidRPr="00967697">
        <w:rPr>
          <w:rFonts w:eastAsia="Cardo"/>
          <w:i/>
          <w:iCs/>
          <w:u w:val="single"/>
        </w:rPr>
        <w:t xml:space="preserve">6.  Pass </w:t>
      </w:r>
      <w:proofErr w:type="spellStart"/>
      <w:r w:rsidRPr="00967697">
        <w:rPr>
          <w:rFonts w:eastAsia="Cardo"/>
          <w:i/>
          <w:iCs/>
          <w:u w:val="single"/>
        </w:rPr>
        <w:t>ela_map</w:t>
      </w:r>
      <w:proofErr w:type="spellEnd"/>
      <w:r w:rsidRPr="00967697">
        <w:rPr>
          <w:rFonts w:eastAsia="Cardo"/>
          <w:i/>
          <w:iCs/>
          <w:u w:val="single"/>
        </w:rPr>
        <w:t xml:space="preserve"> through pre-trained ResNet-50 model → </w:t>
      </w:r>
      <w:proofErr w:type="spellStart"/>
      <w:r w:rsidRPr="00967697">
        <w:rPr>
          <w:rFonts w:eastAsia="Cardo"/>
          <w:i/>
          <w:iCs/>
          <w:u w:val="single"/>
        </w:rPr>
        <w:t>raw_score</w:t>
      </w:r>
      <w:proofErr w:type="spellEnd"/>
      <w:r w:rsidRPr="00967697">
        <w:rPr>
          <w:rFonts w:eastAsia="Cardo"/>
          <w:i/>
          <w:iCs/>
          <w:u w:val="single"/>
        </w:rPr>
        <w:t xml:space="preserve"> p </w:t>
      </w:r>
      <w:r w:rsidRPr="00967697">
        <w:rPr>
          <w:rFonts w:ascii="Cambria Math" w:eastAsia="Cambria Math" w:hAnsi="Cambria Math" w:cs="Cambria Math"/>
          <w:i/>
          <w:iCs/>
          <w:u w:val="single"/>
        </w:rPr>
        <w:t>∈</w:t>
      </w:r>
      <w:r w:rsidRPr="00967697">
        <w:rPr>
          <w:i/>
          <w:iCs/>
          <w:u w:val="single"/>
        </w:rPr>
        <w:t xml:space="preserve"> [0,1]</w:t>
      </w:r>
    </w:p>
    <w:p w14:paraId="347AC71F" w14:textId="77777777" w:rsidR="008335FC" w:rsidRPr="00967697" w:rsidRDefault="00073209">
      <w:pPr>
        <w:spacing w:line="360" w:lineRule="auto"/>
        <w:ind w:left="720"/>
        <w:jc w:val="both"/>
        <w:rPr>
          <w:i/>
          <w:iCs/>
          <w:u w:val="single"/>
        </w:rPr>
      </w:pPr>
      <w:r w:rsidRPr="00967697">
        <w:rPr>
          <w:i/>
          <w:iCs/>
          <w:u w:val="single"/>
        </w:rPr>
        <w:t xml:space="preserve">7.  </w:t>
      </w:r>
      <w:proofErr w:type="spellStart"/>
      <w:r w:rsidRPr="00967697">
        <w:rPr>
          <w:i/>
          <w:iCs/>
          <w:u w:val="single"/>
        </w:rPr>
        <w:t>fraud_probability_score</w:t>
      </w:r>
      <w:proofErr w:type="spellEnd"/>
      <w:r w:rsidRPr="00967697">
        <w:rPr>
          <w:i/>
          <w:iCs/>
          <w:u w:val="single"/>
        </w:rPr>
        <w:t xml:space="preserve"> = </w:t>
      </w:r>
      <w:proofErr w:type="gramStart"/>
      <w:r w:rsidRPr="00967697">
        <w:rPr>
          <w:i/>
          <w:iCs/>
          <w:u w:val="single"/>
        </w:rPr>
        <w:t>round(</w:t>
      </w:r>
      <w:proofErr w:type="gramEnd"/>
      <w:r w:rsidRPr="00967697">
        <w:rPr>
          <w:i/>
          <w:iCs/>
          <w:u w:val="single"/>
        </w:rPr>
        <w:t>p × 100)</w:t>
      </w:r>
    </w:p>
    <w:p w14:paraId="6535AE9A" w14:textId="77777777" w:rsidR="008335FC" w:rsidRPr="00967697" w:rsidRDefault="00073209">
      <w:pPr>
        <w:spacing w:line="360" w:lineRule="auto"/>
        <w:ind w:left="720"/>
        <w:jc w:val="both"/>
        <w:rPr>
          <w:i/>
          <w:iCs/>
          <w:u w:val="single"/>
        </w:rPr>
      </w:pPr>
      <w:r w:rsidRPr="00967697">
        <w:rPr>
          <w:i/>
          <w:iCs/>
          <w:u w:val="single"/>
        </w:rPr>
        <w:t xml:space="preserve">8.  IF p &lt; 0.50 THEN </w:t>
      </w:r>
      <w:proofErr w:type="spellStart"/>
      <w:r w:rsidRPr="00967697">
        <w:rPr>
          <w:i/>
          <w:iCs/>
          <w:u w:val="single"/>
        </w:rPr>
        <w:t>classification_label</w:t>
      </w:r>
      <w:proofErr w:type="spellEnd"/>
      <w:r w:rsidRPr="00967697">
        <w:rPr>
          <w:i/>
          <w:iCs/>
          <w:u w:val="single"/>
        </w:rPr>
        <w:t xml:space="preserve"> = 'Authentic'</w:t>
      </w:r>
    </w:p>
    <w:p w14:paraId="57782894" w14:textId="77777777" w:rsidR="008335FC" w:rsidRPr="00967697" w:rsidRDefault="00073209">
      <w:pPr>
        <w:spacing w:line="360" w:lineRule="auto"/>
        <w:ind w:left="720"/>
        <w:jc w:val="both"/>
        <w:rPr>
          <w:i/>
          <w:iCs/>
          <w:u w:val="single"/>
        </w:rPr>
      </w:pPr>
      <w:r w:rsidRPr="00967697">
        <w:rPr>
          <w:i/>
          <w:iCs/>
          <w:u w:val="single"/>
        </w:rPr>
        <w:t xml:space="preserve">    ELSE </w:t>
      </w:r>
      <w:proofErr w:type="spellStart"/>
      <w:r w:rsidRPr="00967697">
        <w:rPr>
          <w:i/>
          <w:iCs/>
          <w:u w:val="single"/>
        </w:rPr>
        <w:t>classification_label</w:t>
      </w:r>
      <w:proofErr w:type="spellEnd"/>
      <w:r w:rsidRPr="00967697">
        <w:rPr>
          <w:i/>
          <w:iCs/>
          <w:u w:val="single"/>
        </w:rPr>
        <w:t xml:space="preserve"> = 'Tampered'</w:t>
      </w:r>
    </w:p>
    <w:p w14:paraId="37B99F6A" w14:textId="77777777" w:rsidR="008335FC" w:rsidRPr="00967697" w:rsidRDefault="00073209">
      <w:pPr>
        <w:spacing w:line="360" w:lineRule="auto"/>
        <w:ind w:left="720"/>
        <w:jc w:val="both"/>
        <w:rPr>
          <w:i/>
          <w:iCs/>
          <w:u w:val="single"/>
        </w:rPr>
      </w:pPr>
      <w:r w:rsidRPr="00967697">
        <w:rPr>
          <w:rFonts w:eastAsia="Cardo"/>
          <w:i/>
          <w:iCs/>
          <w:u w:val="single"/>
        </w:rPr>
        <w:t>9.  Apply Grad-CAM to ResNet-50 final convolutional layer → heatmap</w:t>
      </w:r>
    </w:p>
    <w:p w14:paraId="672583B1" w14:textId="77777777" w:rsidR="008335FC" w:rsidRPr="00967697" w:rsidRDefault="00073209">
      <w:pPr>
        <w:spacing w:line="360" w:lineRule="auto"/>
        <w:ind w:left="720"/>
        <w:jc w:val="both"/>
        <w:rPr>
          <w:i/>
          <w:iCs/>
          <w:u w:val="single"/>
        </w:rPr>
      </w:pPr>
      <w:r w:rsidRPr="00967697">
        <w:rPr>
          <w:rFonts w:eastAsia="Cardo"/>
          <w:i/>
          <w:iCs/>
          <w:u w:val="single"/>
        </w:rPr>
        <w:t xml:space="preserve">10. Overlay heatmap on </w:t>
      </w:r>
      <w:proofErr w:type="spellStart"/>
      <w:r w:rsidRPr="00967697">
        <w:rPr>
          <w:rFonts w:eastAsia="Cardo"/>
          <w:i/>
          <w:iCs/>
          <w:u w:val="single"/>
        </w:rPr>
        <w:t>uploaded_image</w:t>
      </w:r>
      <w:proofErr w:type="spellEnd"/>
      <w:r w:rsidRPr="00967697">
        <w:rPr>
          <w:rFonts w:eastAsia="Cardo"/>
          <w:i/>
          <w:iCs/>
          <w:u w:val="single"/>
        </w:rPr>
        <w:t xml:space="preserve"> → </w:t>
      </w:r>
      <w:proofErr w:type="spellStart"/>
      <w:r w:rsidRPr="00967697">
        <w:rPr>
          <w:rFonts w:eastAsia="Cardo"/>
          <w:i/>
          <w:iCs/>
          <w:u w:val="single"/>
        </w:rPr>
        <w:t>gradcam_heatmap</w:t>
      </w:r>
      <w:proofErr w:type="spellEnd"/>
    </w:p>
    <w:p w14:paraId="253A0381" w14:textId="77777777" w:rsidR="008335FC" w:rsidRPr="00967697" w:rsidRDefault="00073209">
      <w:pPr>
        <w:spacing w:line="360" w:lineRule="auto"/>
        <w:ind w:left="720"/>
        <w:jc w:val="both"/>
        <w:rPr>
          <w:i/>
          <w:iCs/>
          <w:u w:val="single"/>
        </w:rPr>
      </w:pPr>
      <w:r w:rsidRPr="00967697">
        <w:rPr>
          <w:rFonts w:eastAsia="Cardo"/>
          <w:i/>
          <w:iCs/>
          <w:u w:val="single"/>
        </w:rPr>
        <w:t xml:space="preserve">11. Save </w:t>
      </w:r>
      <w:proofErr w:type="spellStart"/>
      <w:r w:rsidRPr="00967697">
        <w:rPr>
          <w:rFonts w:eastAsia="Cardo"/>
          <w:i/>
          <w:iCs/>
          <w:u w:val="single"/>
        </w:rPr>
        <w:t>gradcam_heatmap</w:t>
      </w:r>
      <w:proofErr w:type="spellEnd"/>
      <w:r w:rsidRPr="00967697">
        <w:rPr>
          <w:rFonts w:eastAsia="Cardo"/>
          <w:i/>
          <w:iCs/>
          <w:u w:val="single"/>
        </w:rPr>
        <w:t xml:space="preserve"> to server directory → </w:t>
      </w:r>
      <w:proofErr w:type="spellStart"/>
      <w:r w:rsidRPr="00967697">
        <w:rPr>
          <w:rFonts w:eastAsia="Cardo"/>
          <w:i/>
          <w:iCs/>
          <w:u w:val="single"/>
        </w:rPr>
        <w:t>gradcam_heatmap_path</w:t>
      </w:r>
      <w:proofErr w:type="spellEnd"/>
    </w:p>
    <w:p w14:paraId="3DA53C69" w14:textId="77777777" w:rsidR="008335FC" w:rsidRPr="00967697" w:rsidRDefault="00073209">
      <w:pPr>
        <w:spacing w:line="360" w:lineRule="auto"/>
        <w:ind w:left="720"/>
        <w:jc w:val="both"/>
        <w:rPr>
          <w:i/>
          <w:iCs/>
          <w:u w:val="single"/>
        </w:rPr>
      </w:pPr>
      <w:bookmarkStart w:id="278" w:name="_5xjlz2y7cdlx" w:colFirst="0" w:colLast="0"/>
      <w:bookmarkEnd w:id="278"/>
      <w:r w:rsidRPr="00967697">
        <w:rPr>
          <w:i/>
          <w:iCs/>
          <w:u w:val="single"/>
        </w:rPr>
        <w:lastRenderedPageBreak/>
        <w:t xml:space="preserve">12. RETURN </w:t>
      </w:r>
      <w:proofErr w:type="spellStart"/>
      <w:r w:rsidRPr="00967697">
        <w:rPr>
          <w:i/>
          <w:iCs/>
          <w:u w:val="single"/>
        </w:rPr>
        <w:t>fraud_probability_score</w:t>
      </w:r>
      <w:proofErr w:type="spellEnd"/>
      <w:r w:rsidRPr="00967697">
        <w:rPr>
          <w:i/>
          <w:iCs/>
          <w:u w:val="single"/>
        </w:rPr>
        <w:t xml:space="preserve">, </w:t>
      </w:r>
      <w:proofErr w:type="spellStart"/>
      <w:r w:rsidRPr="00967697">
        <w:rPr>
          <w:i/>
          <w:iCs/>
          <w:u w:val="single"/>
        </w:rPr>
        <w:t>classification_label</w:t>
      </w:r>
      <w:proofErr w:type="spellEnd"/>
      <w:r w:rsidRPr="00967697">
        <w:rPr>
          <w:i/>
          <w:iCs/>
          <w:u w:val="single"/>
        </w:rPr>
        <w:t xml:space="preserve">, </w:t>
      </w:r>
      <w:proofErr w:type="spellStart"/>
      <w:r w:rsidRPr="00967697">
        <w:rPr>
          <w:i/>
          <w:iCs/>
          <w:u w:val="single"/>
        </w:rPr>
        <w:t>gradcam_heatmap_path</w:t>
      </w:r>
      <w:proofErr w:type="spellEnd"/>
    </w:p>
    <w:p w14:paraId="070B6C1A" w14:textId="77777777" w:rsidR="008335FC" w:rsidRPr="00967697" w:rsidRDefault="00073209">
      <w:pPr>
        <w:pStyle w:val="Heading3"/>
        <w:ind w:left="720"/>
      </w:pPr>
      <w:bookmarkStart w:id="279" w:name="_8ejyjhdwshtv" w:colFirst="0" w:colLast="0"/>
      <w:bookmarkEnd w:id="279"/>
      <w:r w:rsidRPr="00967697">
        <w:t>OSA Staff Guidance and AI-Assisted Decision Making</w:t>
      </w:r>
    </w:p>
    <w:p w14:paraId="5C3EE0C2" w14:textId="10FD21D6" w:rsidR="008335FC" w:rsidRPr="00967697" w:rsidRDefault="00073209">
      <w:pPr>
        <w:spacing w:line="480" w:lineRule="auto"/>
        <w:ind w:left="720" w:firstLine="720"/>
        <w:jc w:val="both"/>
      </w:pPr>
      <w:r w:rsidRPr="00967697">
        <w:t xml:space="preserve">The A.E.G.I.S. </w:t>
      </w:r>
      <w:proofErr w:type="spellStart"/>
      <w:r w:rsidRPr="00967697">
        <w:t>system</w:t>
      </w:r>
      <w:del w:id="280" w:author="DAISY CASIPIT" w:date="2026-06-10T16:29:00Z">
        <w:r w:rsidRPr="00967697" w:rsidDel="00C42158">
          <w:delText xml:space="preserve"> will </w:delText>
        </w:r>
      </w:del>
      <w:r w:rsidRPr="00967697">
        <w:t>present</w:t>
      </w:r>
      <w:proofErr w:type="spellEnd"/>
      <w:r w:rsidRPr="00967697">
        <w:t xml:space="preserve"> AI outputs as decision support tools, not as final verdicts. When an OSA staff member reviews a flagged application, the dashboard </w:t>
      </w:r>
      <w:del w:id="281" w:author="DAISY CASIPIT" w:date="2026-06-10T16:30:00Z">
        <w:r w:rsidRPr="00967697" w:rsidDel="00C42158">
          <w:delText>will</w:delText>
        </w:r>
      </w:del>
      <w:r w:rsidRPr="00967697">
        <w:t xml:space="preserve"> display the fraud probability score alongside a visual threshold indicator. A score below 40 percent </w:t>
      </w:r>
      <w:del w:id="282" w:author="DAISY CASIPIT" w:date="2026-06-10T16:30:00Z">
        <w:r w:rsidRPr="00967697" w:rsidDel="00C42158">
          <w:delText>will b</w:delText>
        </w:r>
      </w:del>
      <w:r w:rsidRPr="00967697">
        <w:t xml:space="preserve">e marked as Low Risk, between 40 and 70 percent as Moderate Risk, and above 70 percent as High Risk. The system </w:t>
      </w:r>
      <w:del w:id="283" w:author="DAISY CASIPIT" w:date="2026-06-10T16:33:00Z">
        <w:r w:rsidRPr="00967697" w:rsidDel="00C42158">
          <w:delText>will</w:delText>
        </w:r>
      </w:del>
      <w:r w:rsidRPr="00967697">
        <w:t xml:space="preserve"> require staff members to examine the Grad-CAM heatmap, which shows the specific image regions that contributed to the increased score, for cases that reach High Risk status. The staff member </w:t>
      </w:r>
      <w:del w:id="284" w:author="DAISY CASIPIT" w:date="2026-06-10T16:33:00Z">
        <w:r w:rsidRPr="00967697" w:rsidDel="00C42158">
          <w:delText xml:space="preserve">will </w:delText>
        </w:r>
      </w:del>
      <w:r w:rsidRPr="00967697">
        <w:t>retain</w:t>
      </w:r>
      <w:ins w:id="285" w:author="DAISY CASIPIT" w:date="2026-06-10T16:33:00Z">
        <w:r w:rsidR="00C42158">
          <w:t>s</w:t>
        </w:r>
      </w:ins>
      <w:r w:rsidRPr="00967697">
        <w:t xml:space="preserve"> full power to reject AI suggestions and to approve or deny a flagged document, but must provide a reason for each decision. The design enables OSA staff to make accountable decisions while the AI system handles document screening and identifies the most suspicious areas for human examination. The workflow </w:t>
      </w:r>
      <w:del w:id="286" w:author="DAISY CASIPIT" w:date="2026-06-10T16:33:00Z">
        <w:r w:rsidRPr="00967697" w:rsidDel="00C42158">
          <w:delText>will</w:delText>
        </w:r>
      </w:del>
      <w:r w:rsidRPr="00967697">
        <w:t xml:space="preserve"> reduce</w:t>
      </w:r>
      <w:ins w:id="287" w:author="DAISY CASIPIT" w:date="2026-06-10T16:34:00Z">
        <w:r w:rsidR="00C42158">
          <w:t>s</w:t>
        </w:r>
      </w:ins>
      <w:r w:rsidRPr="00967697">
        <w:t xml:space="preserve"> the average time required to review documents for each application by eliminating the need for OSA staff to manually check all submitted COG documents, enabling them to spend their time on cases that require their professional skills.</w:t>
      </w:r>
    </w:p>
    <w:p w14:paraId="73415EF8" w14:textId="77777777" w:rsidR="008335FC" w:rsidRPr="00967697" w:rsidRDefault="00073209">
      <w:pPr>
        <w:pStyle w:val="Heading2"/>
        <w:numPr>
          <w:ilvl w:val="0"/>
          <w:numId w:val="1"/>
        </w:numPr>
        <w:spacing w:line="480" w:lineRule="auto"/>
        <w:rPr>
          <w:sz w:val="24"/>
          <w:szCs w:val="24"/>
        </w:rPr>
      </w:pPr>
      <w:bookmarkStart w:id="288" w:name="_bfudrdu7tfem" w:colFirst="0" w:colLast="0"/>
      <w:bookmarkEnd w:id="288"/>
      <w:r w:rsidRPr="00967697">
        <w:rPr>
          <w:sz w:val="24"/>
          <w:szCs w:val="24"/>
        </w:rPr>
        <w:t>Development</w:t>
      </w:r>
    </w:p>
    <w:p w14:paraId="2DE550E6" w14:textId="4B341269" w:rsidR="008335FC" w:rsidRPr="00967697" w:rsidRDefault="00073209">
      <w:pPr>
        <w:spacing w:after="200" w:line="480" w:lineRule="auto"/>
        <w:ind w:firstLine="720"/>
        <w:jc w:val="both"/>
      </w:pPr>
      <w:r w:rsidRPr="00967697">
        <w:t xml:space="preserve">The build </w:t>
      </w:r>
      <w:ins w:id="289" w:author="DAISY CASIPIT" w:date="2026-06-10T16:35:00Z">
        <w:r w:rsidR="00C42158">
          <w:t xml:space="preserve">is </w:t>
        </w:r>
      </w:ins>
      <w:del w:id="290" w:author="DAISY CASIPIT" w:date="2026-06-10T16:35:00Z">
        <w:r w:rsidRPr="00967697" w:rsidDel="00C42158">
          <w:delText xml:space="preserve">will </w:delText>
        </w:r>
      </w:del>
      <w:del w:id="291" w:author="DAISY CASIPIT" w:date="2026-06-10T16:34:00Z">
        <w:r w:rsidRPr="00967697" w:rsidDel="00C42158">
          <w:delText>be</w:delText>
        </w:r>
      </w:del>
      <w:r w:rsidRPr="00967697">
        <w:t xml:space="preserve"> organized into five work items, each delivering a dedicated system module. The team </w:t>
      </w:r>
      <w:del w:id="292" w:author="DAISY CASIPIT" w:date="2026-06-10T16:35:00Z">
        <w:r w:rsidRPr="00967697" w:rsidDel="00C42158">
          <w:delText>will</w:delText>
        </w:r>
      </w:del>
      <w:r w:rsidRPr="00967697">
        <w:t xml:space="preserve"> use the Kanban board to manage their work, which starts with Backlog items that move to </w:t>
      </w:r>
      <w:proofErr w:type="spellStart"/>
      <w:r w:rsidRPr="00967697">
        <w:t>To</w:t>
      </w:r>
      <w:proofErr w:type="spellEnd"/>
      <w:r w:rsidRPr="00967697">
        <w:t xml:space="preserve"> Do when they are ready for work. The team </w:t>
      </w:r>
      <w:del w:id="293" w:author="DAISY CASIPIT" w:date="2026-06-10T16:35:00Z">
        <w:r w:rsidRPr="00967697" w:rsidDel="00C42158">
          <w:delText xml:space="preserve">will </w:delText>
        </w:r>
      </w:del>
      <w:r w:rsidRPr="00967697">
        <w:t xml:space="preserve">work on In Progress tasks, with a maximum of 3 concurrent tasks, until they complete their work </w:t>
      </w:r>
      <w:r w:rsidRPr="00967697">
        <w:lastRenderedPageBreak/>
        <w:t xml:space="preserve">on Review and Testing, then proceed to Deployment. The team </w:t>
      </w:r>
      <w:del w:id="294" w:author="DAISY CASIPIT" w:date="2026-06-10T16:35:00Z">
        <w:r w:rsidRPr="00967697" w:rsidDel="00C42158">
          <w:delText xml:space="preserve">will </w:delText>
        </w:r>
      </w:del>
      <w:r w:rsidRPr="00967697">
        <w:t xml:space="preserve">use daily stand-up meetings to maintain alignment, while OSA stakeholders </w:t>
      </w:r>
      <w:del w:id="295" w:author="DAISY CASIPIT" w:date="2026-06-10T16:36:00Z">
        <w:r w:rsidRPr="00967697" w:rsidDel="00C42158">
          <w:delText>will</w:delText>
        </w:r>
      </w:del>
      <w:r w:rsidRPr="00967697">
        <w:t xml:space="preserve"> conduct checks during the Review stage as needed. The work </w:t>
      </w:r>
      <w:proofErr w:type="spellStart"/>
      <w:r w:rsidRPr="00967697">
        <w:t>item</w:t>
      </w:r>
      <w:del w:id="296" w:author="DAISY CASIPIT" w:date="2026-06-10T16:36:00Z">
        <w:r w:rsidRPr="00967697" w:rsidDel="00C42158">
          <w:delText xml:space="preserve"> will </w:delText>
        </w:r>
      </w:del>
      <w:r w:rsidRPr="00967697">
        <w:t>advance</w:t>
      </w:r>
      <w:proofErr w:type="spellEnd"/>
      <w:r w:rsidRPr="00967697">
        <w:t xml:space="preserve"> to the next column only after the exit criteria of the previous column are satisfied, preventing work from accumulating when it remains incomplete.</w:t>
      </w:r>
    </w:p>
    <w:p w14:paraId="515D4452" w14:textId="291C9399" w:rsidR="008335FC" w:rsidRPr="00967697" w:rsidRDefault="00073209">
      <w:pPr>
        <w:pStyle w:val="Heading3"/>
        <w:ind w:left="720"/>
      </w:pPr>
      <w:bookmarkStart w:id="297" w:name="_yxjvees0a5tn" w:colFirst="0" w:colLast="0"/>
      <w:bookmarkEnd w:id="297"/>
      <w:r w:rsidRPr="00967697">
        <w:t>Work Item 1</w:t>
      </w:r>
      <w:del w:id="298" w:author="DAISY CASIPIT" w:date="2026-05-21T21:30:00Z">
        <w:r w:rsidRPr="00967697" w:rsidDel="00C62573">
          <w:delText xml:space="preserve">, </w:delText>
        </w:r>
      </w:del>
      <w:r w:rsidRPr="00967697">
        <w:t>Database Architecture and Authentication</w:t>
      </w:r>
    </w:p>
    <w:p w14:paraId="0212E38C" w14:textId="73C4A876" w:rsidR="008335FC" w:rsidRPr="00967697" w:rsidRDefault="00073209">
      <w:pPr>
        <w:spacing w:after="200" w:line="480" w:lineRule="auto"/>
        <w:ind w:left="720" w:firstLine="720"/>
        <w:jc w:val="both"/>
      </w:pPr>
      <w:r w:rsidRPr="00967697">
        <w:t xml:space="preserve">The initial Work Item </w:t>
      </w:r>
      <w:del w:id="299" w:author="DAISY CASIPIT" w:date="2026-06-10T16:36:00Z">
        <w:r w:rsidRPr="00967697" w:rsidDel="00C42158">
          <w:delText xml:space="preserve">will </w:delText>
        </w:r>
      </w:del>
      <w:r w:rsidRPr="00967697">
        <w:t>establish</w:t>
      </w:r>
      <w:ins w:id="300" w:author="DAISY CASIPIT" w:date="2026-06-10T16:36:00Z">
        <w:r w:rsidR="00C42158">
          <w:t>es</w:t>
        </w:r>
      </w:ins>
      <w:r w:rsidRPr="00967697">
        <w:t xml:space="preserve"> the fundamental framework, serving as the foundation for the entire project. The team establishes all database components and security authentication systems for the project. The database schema </w:t>
      </w:r>
      <w:del w:id="301" w:author="DAISY CASIPIT" w:date="2026-06-10T16:37:00Z">
        <w:r w:rsidRPr="00967697" w:rsidDel="00C42158">
          <w:delText xml:space="preserve">will </w:delText>
        </w:r>
      </w:del>
      <w:r w:rsidRPr="00967697">
        <w:t>include</w:t>
      </w:r>
      <w:ins w:id="302" w:author="DAISY CASIPIT" w:date="2026-06-10T16:37:00Z">
        <w:r w:rsidR="00C42158">
          <w:t>s</w:t>
        </w:r>
      </w:ins>
      <w:r w:rsidRPr="00967697">
        <w:t xml:space="preserve"> </w:t>
      </w:r>
      <w:proofErr w:type="spellStart"/>
      <w:r w:rsidRPr="00967697">
        <w:t>bcrypt</w:t>
      </w:r>
      <w:proofErr w:type="spellEnd"/>
      <w:r w:rsidRPr="00967697">
        <w:t xml:space="preserve">-hashed passwords for the Student OSA Administrator and Super Administrator roles. The system </w:t>
      </w:r>
      <w:del w:id="303" w:author="DAISY CASIPIT" w:date="2026-06-10T16:37:00Z">
        <w:r w:rsidRPr="00967697" w:rsidDel="00C42158">
          <w:delText>will</w:delText>
        </w:r>
      </w:del>
      <w:r w:rsidRPr="00967697">
        <w:t xml:space="preserve"> use</w:t>
      </w:r>
      <w:ins w:id="304" w:author="DAISY CASIPIT" w:date="2026-06-10T16:37:00Z">
        <w:r w:rsidR="00C42158">
          <w:t>s</w:t>
        </w:r>
      </w:ins>
      <w:r w:rsidRPr="00967697">
        <w:t xml:space="preserve"> RBAC to maintain complete data separation between user roles and </w:t>
      </w:r>
      <w:del w:id="305" w:author="DAISY CASIPIT" w:date="2026-06-10T16:37:00Z">
        <w:r w:rsidRPr="00967697" w:rsidDel="00C42158">
          <w:delText xml:space="preserve">will </w:delText>
        </w:r>
      </w:del>
      <w:r w:rsidRPr="00967697">
        <w:t>require users to verify their email addresses during account registration to prevent unauthorized account creation.</w:t>
      </w:r>
    </w:p>
    <w:p w14:paraId="29B01899" w14:textId="3CBAB24F" w:rsidR="008335FC" w:rsidRPr="00967697" w:rsidRDefault="00073209">
      <w:pPr>
        <w:pStyle w:val="Heading3"/>
        <w:ind w:left="720"/>
      </w:pPr>
      <w:bookmarkStart w:id="306" w:name="_yqyoty97gzuz" w:colFirst="0" w:colLast="0"/>
      <w:bookmarkEnd w:id="306"/>
      <w:r w:rsidRPr="00967697">
        <w:t>Work Item 2</w:t>
      </w:r>
      <w:ins w:id="307" w:author="DAISY CASIPIT" w:date="2026-05-21T21:30:00Z">
        <w:r w:rsidR="00C62573">
          <w:t>.</w:t>
        </w:r>
      </w:ins>
      <w:del w:id="308" w:author="DAISY CASIPIT" w:date="2026-05-21T21:30:00Z">
        <w:r w:rsidRPr="00967697" w:rsidDel="00C62573">
          <w:delText>,</w:delText>
        </w:r>
      </w:del>
      <w:r w:rsidRPr="00967697">
        <w:t xml:space="preserve"> Student Application Portal</w:t>
      </w:r>
    </w:p>
    <w:p w14:paraId="63AC7BE6" w14:textId="59547D17" w:rsidR="008335FC" w:rsidRPr="00967697" w:rsidRDefault="00073209">
      <w:pPr>
        <w:spacing w:after="200" w:line="480" w:lineRule="auto"/>
        <w:ind w:left="720" w:firstLine="720"/>
        <w:jc w:val="both"/>
      </w:pPr>
      <w:r w:rsidRPr="00967697">
        <w:t xml:space="preserve">The student-facing component of Work Item 2 </w:t>
      </w:r>
      <w:del w:id="309" w:author="DAISY CASIPIT" w:date="2026-06-10T16:41:00Z">
        <w:r w:rsidRPr="00967697" w:rsidDel="00C42158">
          <w:delText xml:space="preserve">will </w:delText>
        </w:r>
      </w:del>
      <w:r w:rsidRPr="00967697">
        <w:t>include</w:t>
      </w:r>
      <w:ins w:id="310" w:author="DAISY CASIPIT" w:date="2026-06-10T16:41:00Z">
        <w:r w:rsidR="00C42158">
          <w:t>s</w:t>
        </w:r>
      </w:ins>
      <w:r w:rsidRPr="00967697">
        <w:t xml:space="preserve"> registration and login functionality, as well as the multi-step application form and document upload module. The file upload process </w:t>
      </w:r>
      <w:del w:id="311" w:author="DAISY CASIPIT" w:date="2026-06-10T16:41:00Z">
        <w:r w:rsidRPr="00967697" w:rsidDel="00C42158">
          <w:delText xml:space="preserve">will </w:delText>
        </w:r>
      </w:del>
      <w:r w:rsidRPr="00967697">
        <w:t>use</w:t>
      </w:r>
      <w:ins w:id="312" w:author="DAISY CASIPIT" w:date="2026-06-10T16:41:00Z">
        <w:r w:rsidR="00C42158">
          <w:t>s</w:t>
        </w:r>
      </w:ins>
      <w:r w:rsidRPr="00967697">
        <w:t xml:space="preserve"> three security measures, which include: (1) server-side MIME type validation, (2) a strict file size cap of 10 MB, and (3) UUID-based file renaming on upload to prevent any traceable filename from reaching the server validation, and a 5 MB size limit and SHA-256 UUID renaming. The student dashboard </w:t>
      </w:r>
      <w:del w:id="313" w:author="DAISY CASIPIT" w:date="2026-06-10T16:42:00Z">
        <w:r w:rsidRPr="00967697" w:rsidDel="00C42158">
          <w:delText>will</w:delText>
        </w:r>
      </w:del>
      <w:r w:rsidRPr="00967697">
        <w:t xml:space="preserve"> retrieve</w:t>
      </w:r>
      <w:ins w:id="314" w:author="DAISY CASIPIT" w:date="2026-06-10T16:42:00Z">
        <w:r w:rsidR="00C42158">
          <w:t>s</w:t>
        </w:r>
      </w:ins>
      <w:r w:rsidRPr="00967697">
        <w:t xml:space="preserve"> and display</w:t>
      </w:r>
      <w:ins w:id="315" w:author="DAISY CASIPIT" w:date="2026-06-10T16:42:00Z">
        <w:r w:rsidR="00C42158">
          <w:t>s</w:t>
        </w:r>
      </w:ins>
      <w:r w:rsidRPr="00967697">
        <w:t xml:space="preserve"> real-time application status from the </w:t>
      </w:r>
      <w:proofErr w:type="spellStart"/>
      <w:r w:rsidRPr="00967697">
        <w:t>StatusLogs</w:t>
      </w:r>
      <w:proofErr w:type="spellEnd"/>
      <w:r w:rsidRPr="00967697">
        <w:t xml:space="preserve"> table, with each status transition timestamped.</w:t>
      </w:r>
    </w:p>
    <w:p w14:paraId="6B1A20FC" w14:textId="61575A3D" w:rsidR="008335FC" w:rsidRPr="00967697" w:rsidRDefault="00073209">
      <w:pPr>
        <w:pStyle w:val="Heading3"/>
        <w:ind w:left="720"/>
      </w:pPr>
      <w:bookmarkStart w:id="316" w:name="_rg0jbfc16ln1" w:colFirst="0" w:colLast="0"/>
      <w:bookmarkEnd w:id="316"/>
      <w:r w:rsidRPr="00967697">
        <w:t>Work Item 3</w:t>
      </w:r>
      <w:ins w:id="317" w:author="DAISY CASIPIT" w:date="2026-05-21T21:30:00Z">
        <w:r w:rsidR="00C62573">
          <w:t>.</w:t>
        </w:r>
      </w:ins>
      <w:del w:id="318" w:author="DAISY CASIPIT" w:date="2026-05-21T21:30:00Z">
        <w:r w:rsidRPr="00967697" w:rsidDel="00C62573">
          <w:delText>,</w:delText>
        </w:r>
      </w:del>
      <w:r w:rsidRPr="00967697">
        <w:t xml:space="preserve"> AI Document Fraud Detection Module</w:t>
      </w:r>
    </w:p>
    <w:p w14:paraId="64705C1B" w14:textId="2134D8DB" w:rsidR="008335FC" w:rsidRPr="00967697" w:rsidRDefault="00073209">
      <w:pPr>
        <w:spacing w:after="200" w:line="480" w:lineRule="auto"/>
        <w:ind w:left="720" w:firstLine="720"/>
        <w:jc w:val="both"/>
      </w:pPr>
      <w:r w:rsidRPr="00967697">
        <w:lastRenderedPageBreak/>
        <w:t xml:space="preserve">Work Item 3 </w:t>
      </w:r>
      <w:del w:id="319" w:author="DAISY CASIPIT" w:date="2026-06-10T16:42:00Z">
        <w:r w:rsidRPr="00967697" w:rsidDel="00C42158">
          <w:delText>will</w:delText>
        </w:r>
      </w:del>
      <w:r w:rsidRPr="00967697">
        <w:t xml:space="preserve"> cover</w:t>
      </w:r>
      <w:ins w:id="320" w:author="DAISY CASIPIT" w:date="2026-06-10T16:42:00Z">
        <w:r w:rsidR="00C42158">
          <w:t>s</w:t>
        </w:r>
      </w:ins>
      <w:r w:rsidRPr="00967697">
        <w:t xml:space="preserve"> the Python AI microservice. The fraud detection system </w:t>
      </w:r>
      <w:del w:id="321" w:author="DAISY CASIPIT" w:date="2026-06-10T16:42:00Z">
        <w:r w:rsidRPr="00967697" w:rsidDel="00C42158">
          <w:delText>will</w:delText>
        </w:r>
      </w:del>
      <w:r w:rsidRPr="00967697">
        <w:t xml:space="preserve"> operate</w:t>
      </w:r>
      <w:ins w:id="322" w:author="DAISY CASIPIT" w:date="2026-06-10T16:42:00Z">
        <w:r w:rsidR="00C42158">
          <w:t>s</w:t>
        </w:r>
      </w:ins>
      <w:r w:rsidRPr="00967697">
        <w:t xml:space="preserve"> through two distinct phases.</w:t>
      </w:r>
    </w:p>
    <w:p w14:paraId="458A5BB0" w14:textId="266F382C" w:rsidR="008335FC" w:rsidRPr="00967697" w:rsidRDefault="00073209">
      <w:pPr>
        <w:spacing w:after="200" w:line="480" w:lineRule="auto"/>
        <w:ind w:left="720" w:firstLine="720"/>
        <w:jc w:val="both"/>
      </w:pPr>
      <w:r w:rsidRPr="00967697">
        <w:t xml:space="preserve">Stage 1, ELA Preprocessing. Each uploaded COG image </w:t>
      </w:r>
      <w:ins w:id="323" w:author="DAISY CASIPIT" w:date="2026-06-10T16:42:00Z">
        <w:r w:rsidR="00C42158">
          <w:t xml:space="preserve">is </w:t>
        </w:r>
      </w:ins>
      <w:del w:id="324" w:author="DAISY CASIPIT" w:date="2026-06-10T16:42:00Z">
        <w:r w:rsidRPr="00967697" w:rsidDel="00C42158">
          <w:delText>will be</w:delText>
        </w:r>
      </w:del>
      <w:r w:rsidRPr="00967697">
        <w:t xml:space="preserve"> re-saved as a JPEG at a controlled compression quality of 95 percent. Subtracting the recompressed image from the original at each pixel yields an error map that shows the areas that have been tampered with. The map </w:t>
      </w:r>
      <w:del w:id="325" w:author="DAISY CASIPIT" w:date="2026-06-10T16:43:00Z">
        <w:r w:rsidRPr="00967697" w:rsidDel="00C42158">
          <w:delText>will</w:delText>
        </w:r>
      </w:del>
      <w:r w:rsidRPr="00967697">
        <w:t xml:space="preserve"> display</w:t>
      </w:r>
      <w:ins w:id="326" w:author="DAISY CASIPIT" w:date="2026-06-10T16:43:00Z">
        <w:r w:rsidR="00C42158">
          <w:t>s</w:t>
        </w:r>
      </w:ins>
      <w:r w:rsidRPr="00967697">
        <w:t xml:space="preserve"> grade swaps, text overlays, and clone-stamped areas as visually distinct elements because they exhibit different compression patterns from the rest of the document (</w:t>
      </w:r>
      <w:proofErr w:type="spellStart"/>
      <w:r w:rsidRPr="00967697">
        <w:t>Idlbek</w:t>
      </w:r>
      <w:proofErr w:type="spellEnd"/>
      <w:r w:rsidRPr="00967697">
        <w:t xml:space="preserve"> et al., 2024).</w:t>
      </w:r>
    </w:p>
    <w:p w14:paraId="67EC4DA5" w14:textId="77777777" w:rsidR="008335FC" w:rsidRPr="00967697" w:rsidRDefault="00073209">
      <w:pPr>
        <w:spacing w:after="200" w:line="480" w:lineRule="auto"/>
        <w:ind w:left="720" w:firstLine="720"/>
        <w:jc w:val="both"/>
      </w:pPr>
      <w:r w:rsidRPr="00967697">
        <w:t xml:space="preserve">Stage 2, CNN Classification. The </w:t>
      </w:r>
      <w:proofErr w:type="spellStart"/>
      <w:r w:rsidRPr="00967697">
        <w:t>ResNet</w:t>
      </w:r>
      <w:proofErr w:type="spellEnd"/>
      <w:r w:rsidRPr="00967697">
        <w:t>-based CNN classifier examines the map to identify spatial document anomalies and produces two outputs: authentication results and a continuous fraud probability assessment ranging from 0.0 to 1.0. The Gradient-weighted Class Activation Mapping (Grad-CAM) algorithm generates a heatmap that overlays the original image, highlighting the regions that most strongly influenced the classification results.</w:t>
      </w:r>
    </w:p>
    <w:p w14:paraId="6F6BA38E" w14:textId="61DF012A" w:rsidR="008335FC" w:rsidRPr="00967697" w:rsidRDefault="00073209">
      <w:pPr>
        <w:spacing w:after="200" w:line="480" w:lineRule="auto"/>
        <w:ind w:left="720" w:firstLine="720"/>
        <w:jc w:val="both"/>
      </w:pPr>
      <w:r w:rsidRPr="00967697">
        <w:t>Training Dataset. The CNN will use the CASIA v2.0 benchmark dataset for its training, which includes 7491 genuine and fake images that display various types of image manipulation, including copy-move, splicing, and removal operations (</w:t>
      </w:r>
      <w:proofErr w:type="spellStart"/>
      <w:r w:rsidRPr="00967697">
        <w:t>Gorle</w:t>
      </w:r>
      <w:proofErr w:type="spellEnd"/>
      <w:r w:rsidRPr="00967697">
        <w:t xml:space="preserve"> &amp; </w:t>
      </w:r>
      <w:proofErr w:type="spellStart"/>
      <w:r w:rsidRPr="00967697">
        <w:t>Guttavelli</w:t>
      </w:r>
      <w:proofErr w:type="spellEnd"/>
      <w:r w:rsidRPr="00967697">
        <w:t xml:space="preserve">, 2025). The research team </w:t>
      </w:r>
      <w:del w:id="327" w:author="DAISY CASIPIT" w:date="2026-06-10T16:43:00Z">
        <w:r w:rsidRPr="00967697" w:rsidDel="00C42158">
          <w:delText>will</w:delText>
        </w:r>
      </w:del>
      <w:r w:rsidRPr="00967697">
        <w:t xml:space="preserve"> create base training materials from a custom dataset of COG-format dummy documents that contains both unmodified documents and documents intentionally altered to include representative manipulation techniques, combining grade field text replacement </w:t>
      </w:r>
      <w:r w:rsidRPr="00967697">
        <w:lastRenderedPageBreak/>
        <w:t xml:space="preserve">with GWA modification and clone-stamping. The training, validation, and testing processes </w:t>
      </w:r>
      <w:del w:id="328" w:author="DAISY CASIPIT" w:date="2026-06-10T16:44:00Z">
        <w:r w:rsidRPr="00967697" w:rsidDel="00C42158">
          <w:delText>wi</w:delText>
        </w:r>
      </w:del>
      <w:del w:id="329" w:author="DAISY CASIPIT" w:date="2026-06-10T16:43:00Z">
        <w:r w:rsidRPr="00967697" w:rsidDel="00C42158">
          <w:delText>ll not</w:delText>
        </w:r>
      </w:del>
      <w:r w:rsidRPr="00967697">
        <w:t xml:space="preserve"> involve any actual student academic records. The team </w:t>
      </w:r>
      <w:del w:id="330" w:author="DAISY CASIPIT" w:date="2026-06-10T16:44:00Z">
        <w:r w:rsidRPr="00967697" w:rsidDel="00C42158">
          <w:delText>will</w:delText>
        </w:r>
      </w:del>
      <w:r w:rsidRPr="00967697">
        <w:t xml:space="preserve"> begin all dataset preparation after receiving ethical approval from the IRB committee.</w:t>
      </w:r>
    </w:p>
    <w:p w14:paraId="0F6E7F04" w14:textId="6F2DB252" w:rsidR="008335FC" w:rsidRPr="00967697" w:rsidRDefault="00073209">
      <w:pPr>
        <w:pStyle w:val="Heading3"/>
        <w:ind w:left="720"/>
      </w:pPr>
      <w:bookmarkStart w:id="331" w:name="_bihgn3k3wiob" w:colFirst="0" w:colLast="0"/>
      <w:bookmarkEnd w:id="331"/>
      <w:r w:rsidRPr="00967697">
        <w:t>Work Item 4</w:t>
      </w:r>
      <w:ins w:id="332" w:author="DAISY CASIPIT" w:date="2026-05-21T21:31:00Z">
        <w:r w:rsidR="00C62573">
          <w:t>.</w:t>
        </w:r>
      </w:ins>
      <w:del w:id="333" w:author="DAISY CASIPIT" w:date="2026-05-21T21:31:00Z">
        <w:r w:rsidRPr="00967697" w:rsidDel="00C62573">
          <w:delText>,</w:delText>
        </w:r>
      </w:del>
      <w:r w:rsidRPr="00967697">
        <w:t xml:space="preserve"> Administrator Dashboard and SMTP Notification</w:t>
      </w:r>
    </w:p>
    <w:p w14:paraId="1D0B7CD2" w14:textId="5C98DBEE" w:rsidR="008335FC" w:rsidRPr="00967697" w:rsidRDefault="00073209">
      <w:pPr>
        <w:spacing w:after="200" w:line="480" w:lineRule="auto"/>
        <w:ind w:left="720" w:firstLine="720"/>
        <w:jc w:val="both"/>
      </w:pPr>
      <w:r w:rsidRPr="00967697">
        <w:t xml:space="preserve">The OSA component of the system </w:t>
      </w:r>
      <w:ins w:id="334" w:author="DAISY CASIPIT" w:date="2026-06-10T16:44:00Z">
        <w:r w:rsidR="00C42158">
          <w:t xml:space="preserve">is </w:t>
        </w:r>
      </w:ins>
      <w:del w:id="335" w:author="DAISY CASIPIT" w:date="2026-06-10T16:44:00Z">
        <w:r w:rsidRPr="00967697" w:rsidDel="00C42158">
          <w:delText>will be</w:delText>
        </w:r>
      </w:del>
      <w:r w:rsidRPr="00967697">
        <w:t xml:space="preserve"> the exclusive focus of Work Item 4. The administrator dashboard displays a queue of all pending applications; selecting any entry opens the full document evaluation screen, showing the COG image, the fraud score badge, and the Grad-CAM overlay in a single view. The administrator reviews the document, then uses the logs to record their decision, which includes the Pending, Under Review, Approved, and Rejected statuses. The two Blade email templates </w:t>
      </w:r>
      <w:del w:id="336" w:author="DAISY CASIPIT" w:date="2026-06-10T16:45:00Z">
        <w:r w:rsidRPr="00967697" w:rsidDel="00C42158">
          <w:delText>will</w:delText>
        </w:r>
      </w:del>
      <w:r w:rsidRPr="00967697">
        <w:t xml:space="preserve"> automatically insert the applicant's name, scholarship program details, and reference number when the emails are dispatched. Internal status changes, such as Under Review, </w:t>
      </w:r>
      <w:del w:id="337" w:author="DAISY CASIPIT" w:date="2026-06-10T16:45:00Z">
        <w:r w:rsidRPr="00967697" w:rsidDel="00C42158">
          <w:delText>will</w:delText>
        </w:r>
      </w:del>
      <w:ins w:id="338" w:author="DAISY CASIPIT" w:date="2026-06-10T16:45:00Z">
        <w:r w:rsidR="00C42158">
          <w:t xml:space="preserve"> do</w:t>
        </w:r>
      </w:ins>
      <w:r w:rsidRPr="00967697">
        <w:t xml:space="preserve"> not trigger email notifications.</w:t>
      </w:r>
    </w:p>
    <w:p w14:paraId="5CC038E3" w14:textId="471EDDAA" w:rsidR="008335FC" w:rsidRPr="00967697" w:rsidRDefault="00073209">
      <w:pPr>
        <w:pStyle w:val="Heading3"/>
        <w:ind w:left="720"/>
      </w:pPr>
      <w:bookmarkStart w:id="339" w:name="_bnpftzxg0fgt" w:colFirst="0" w:colLast="0"/>
      <w:bookmarkEnd w:id="339"/>
      <w:r w:rsidRPr="00967697">
        <w:t>Work Item 5</w:t>
      </w:r>
      <w:ins w:id="340" w:author="DAISY CASIPIT" w:date="2026-05-21T21:31:00Z">
        <w:r w:rsidR="00C62573">
          <w:t>.</w:t>
        </w:r>
      </w:ins>
      <w:del w:id="341" w:author="DAISY CASIPIT" w:date="2026-05-21T21:31:00Z">
        <w:r w:rsidRPr="00967697" w:rsidDel="00C62573">
          <w:delText>,</w:delText>
        </w:r>
      </w:del>
      <w:r w:rsidRPr="00967697">
        <w:t xml:space="preserve"> Reporting Module</w:t>
      </w:r>
    </w:p>
    <w:p>
      <w:pPr>
        <w:pStyle w:val="Heading3"/>
      </w:pPr>
      <w:r>
        <w:t>Work Item 6: Mobile Responsiveness &amp; Design Adaptive Architecture</w:t>
      </w:r>
    </w:p>
    <w:p>
      <w:pPr/>
      <w:r>
        <w:t>To support student submissions via mobile devices and enable on-the-go reviews for GAD administrators, an adaptive user interface architecture was designed. This includes media queries targeting screen viewports smaller than 768px, collapsible navbars, slide-out sidebar drawers, and responsive table containers to prevent data overflow.</w:t>
      </w:r>
    </w:p>
    <w:p>
      <w:pPr>
        <w:pStyle w:val="Heading3"/>
      </w:pPr>
      <w:r>
        <w:t>Work Item 7: Advanced Workflows &amp; Custom Forms Builder</w:t>
      </w:r>
    </w:p>
    <w:p>
      <w:pPr/>
      <w:r>
        <w:t>To enable dynamic scholarship form customizations, tables for scholarship_fields were added. The database structure was expanded with user active flags to support account deactivation and application archiving attributes. Real-time notification logs and layout alert indicators were designed to handle internal user-to-user action notifications.</w:t>
      </w:r>
    </w:p>
    <w:p>
      <w:pPr>
        <w:pStyle w:val="Heading3"/>
      </w:pPr>
      <w:r>
        <w:t>Work Item 8: Systematic Security Hardening</w:t>
      </w:r>
    </w:p>
    <w:p>
      <w:pPr/>
      <w:r>
        <w:t>To mitigate database brute-force attempts and direct script execution exploits, we designed middleware integrations mapping rate-limiting rules onto auth submission endpoints, a global SecurityHeaders compiler, and an Apache upload folder script restriction script.</w:t>
      </w:r>
    </w:p>
    <w:p>
      <w:pPr>
        <w:pStyle w:val="Heading3"/>
      </w:pPr>
      <w:r>
        <w:t>Work Item 9: Database Query Caching</w:t>
      </w:r>
    </w:p>
    <w:p>
      <w:pPr/>
      <w:r>
        <w:t>To optimize database performance, we mapped caching rules using memory-based key value stores (Redis/file) for static configuration components (Active Term and Active Scholarships). Eloquent booted event listeners were integrated to flush caching entries immediately upon database updates.</w:t>
      </w:r>
    </w:p>
    <w:p w14:paraId="555349EF" w14:textId="36BA97E7" w:rsidR="008335FC" w:rsidRPr="00967697" w:rsidRDefault="00073209">
      <w:pPr>
        <w:spacing w:line="480" w:lineRule="auto"/>
        <w:ind w:left="720" w:firstLine="720"/>
        <w:jc w:val="both"/>
      </w:pPr>
      <w:r w:rsidRPr="00967697">
        <w:t xml:space="preserve">The reporting and data export module </w:t>
      </w:r>
      <w:ins w:id="342" w:author="DAISY CASIPIT" w:date="2026-06-10T16:46:00Z">
        <w:r w:rsidR="00C42158">
          <w:t xml:space="preserve">is </w:t>
        </w:r>
      </w:ins>
      <w:del w:id="343" w:author="DAISY CASIPIT" w:date="2026-06-10T16:46:00Z">
        <w:r w:rsidRPr="00967697" w:rsidDel="00C42158">
          <w:delText xml:space="preserve">was </w:delText>
        </w:r>
      </w:del>
      <w:r w:rsidRPr="00967697">
        <w:t xml:space="preserve">completed during the final Work Item. OSA staff </w:t>
      </w:r>
      <w:del w:id="344" w:author="DAISY CASIPIT" w:date="2026-06-10T16:46:00Z">
        <w:r w:rsidRPr="00967697" w:rsidDel="00C42158">
          <w:delText xml:space="preserve">will </w:delText>
        </w:r>
      </w:del>
      <w:r w:rsidRPr="00967697">
        <w:t>filter</w:t>
      </w:r>
      <w:ins w:id="345" w:author="DAISY CASIPIT" w:date="2026-06-10T16:46:00Z">
        <w:r w:rsidR="00C42158">
          <w:t>s</w:t>
        </w:r>
      </w:ins>
      <w:r w:rsidRPr="00967697">
        <w:t xml:space="preserve"> reports using three criteria: scholarship program, academic period, and application status. The system provides export functionality that supports two formats: CSV for downstream data analysis and processing, and PDF for official submission requirements for CHED, DOST-SEI, and other funding agencies. The PDF document displays CLSU's letterhead, a summary statistics section, and a scholar list, presented in tables, with blank spaces for the certifying administrator to sign and date.</w:t>
      </w:r>
    </w:p>
    <w:p w14:paraId="77483E1F" w14:textId="77777777" w:rsidR="008335FC" w:rsidRPr="00967697" w:rsidRDefault="00073209">
      <w:pPr>
        <w:rPr>
          <w:b/>
          <w:bCs/>
          <w:i/>
          <w:iCs/>
          <w:color w:val="000000"/>
        </w:rPr>
      </w:pPr>
      <w:bookmarkStart w:id="346" w:name="_2znkukuplhqr" w:colFirst="0" w:colLast="0"/>
      <w:bookmarkEnd w:id="346"/>
      <w:r w:rsidRPr="00967697">
        <w:lastRenderedPageBreak/>
        <w:br w:type="page"/>
      </w:r>
    </w:p>
    <w:p w14:paraId="29842579" w14:textId="77777777" w:rsidR="008335FC" w:rsidRPr="00967697" w:rsidRDefault="00073209">
      <w:pPr>
        <w:pStyle w:val="Heading3"/>
        <w:ind w:left="720"/>
      </w:pPr>
      <w:bookmarkStart w:id="347" w:name="_5f8ionhsnwvu" w:colFirst="0" w:colLast="0"/>
      <w:bookmarkEnd w:id="347"/>
      <w:r w:rsidRPr="00967697">
        <w:lastRenderedPageBreak/>
        <w:t xml:space="preserve">Project Timeline </w:t>
      </w:r>
    </w:p>
    <w:p w14:paraId="4D9E5053" w14:textId="77777777" w:rsidR="008335FC" w:rsidRPr="00967697" w:rsidRDefault="00073209">
      <w:pPr>
        <w:keepNext/>
        <w:spacing w:after="200"/>
        <w:ind w:firstLine="720"/>
        <w:rPr>
          <w:b/>
          <w:bCs/>
          <w:i/>
          <w:iCs/>
        </w:rPr>
      </w:pPr>
      <w:bookmarkStart w:id="348" w:name="_gpj6oc35wyzt" w:colFirst="0" w:colLast="0"/>
      <w:bookmarkEnd w:id="348"/>
      <w:r w:rsidRPr="00967697">
        <w:rPr>
          <w:b/>
          <w:bCs/>
          <w:i/>
          <w:iCs/>
        </w:rPr>
        <w:t>Table 8 A.E.G.I.S. Development Timeline</w:t>
      </w:r>
    </w:p>
    <w:tbl>
      <w:tblPr>
        <w:tblStyle w:val="a5"/>
        <w:tblW w:w="8565" w:type="dxa"/>
        <w:tblInd w:w="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85"/>
        <w:gridCol w:w="3525"/>
        <w:gridCol w:w="1500"/>
        <w:gridCol w:w="1755"/>
      </w:tblGrid>
      <w:tr w:rsidR="008335FC" w:rsidRPr="00967697" w14:paraId="57C92D7E" w14:textId="77777777">
        <w:trPr>
          <w:tblHeader/>
        </w:trPr>
        <w:tc>
          <w:tcPr>
            <w:tcW w:w="17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D7C50ED" w14:textId="77777777" w:rsidR="008335FC" w:rsidRPr="00967697" w:rsidRDefault="00073209">
            <w:pPr>
              <w:jc w:val="both"/>
              <w:rPr>
                <w:sz w:val="22"/>
                <w:szCs w:val="22"/>
              </w:rPr>
            </w:pPr>
            <w:r w:rsidRPr="00967697">
              <w:rPr>
                <w:b/>
                <w:bCs/>
                <w:sz w:val="22"/>
                <w:szCs w:val="22"/>
              </w:rPr>
              <w:t>Phase / Milestone</w:t>
            </w:r>
          </w:p>
        </w:tc>
        <w:tc>
          <w:tcPr>
            <w:tcW w:w="35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5396698" w14:textId="77777777" w:rsidR="008335FC" w:rsidRPr="00967697" w:rsidRDefault="00073209">
            <w:pPr>
              <w:jc w:val="both"/>
              <w:rPr>
                <w:sz w:val="22"/>
                <w:szCs w:val="22"/>
              </w:rPr>
            </w:pPr>
            <w:r w:rsidRPr="00967697">
              <w:rPr>
                <w:b/>
                <w:bCs/>
                <w:sz w:val="22"/>
                <w:szCs w:val="22"/>
              </w:rPr>
              <w:t>Key Activities</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621AE88" w14:textId="77777777" w:rsidR="008335FC" w:rsidRPr="00967697" w:rsidRDefault="00073209">
            <w:pPr>
              <w:jc w:val="both"/>
              <w:rPr>
                <w:sz w:val="22"/>
                <w:szCs w:val="22"/>
              </w:rPr>
            </w:pPr>
            <w:r w:rsidRPr="00967697">
              <w:rPr>
                <w:b/>
                <w:bCs/>
                <w:sz w:val="22"/>
                <w:szCs w:val="22"/>
              </w:rPr>
              <w:t>Duration</w:t>
            </w:r>
          </w:p>
        </w:tc>
        <w:tc>
          <w:tcPr>
            <w:tcW w:w="175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5318508" w14:textId="77777777" w:rsidR="008335FC" w:rsidRPr="00967697" w:rsidRDefault="00073209">
            <w:pPr>
              <w:jc w:val="both"/>
              <w:rPr>
                <w:sz w:val="22"/>
                <w:szCs w:val="22"/>
              </w:rPr>
            </w:pPr>
            <w:r w:rsidRPr="00967697">
              <w:rPr>
                <w:b/>
                <w:bCs/>
                <w:sz w:val="22"/>
                <w:szCs w:val="22"/>
              </w:rPr>
              <w:t>Target Period</w:t>
            </w:r>
          </w:p>
        </w:tc>
      </w:tr>
      <w:tr w:rsidR="008335FC" w:rsidRPr="00967697" w14:paraId="1931B315" w14:textId="77777777">
        <w:tc>
          <w:tcPr>
            <w:tcW w:w="17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E30D58" w14:textId="77777777" w:rsidR="008335FC" w:rsidRPr="00967697" w:rsidRDefault="00073209">
            <w:pPr>
              <w:jc w:val="both"/>
              <w:rPr>
                <w:sz w:val="22"/>
                <w:szCs w:val="22"/>
              </w:rPr>
            </w:pPr>
            <w:r w:rsidRPr="00967697">
              <w:rPr>
                <w:sz w:val="22"/>
                <w:szCs w:val="22"/>
              </w:rPr>
              <w:t>Requirements</w:t>
            </w:r>
          </w:p>
        </w:tc>
        <w:tc>
          <w:tcPr>
            <w:tcW w:w="352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83C941" w14:textId="77777777" w:rsidR="008335FC" w:rsidRPr="00967697" w:rsidRDefault="00073209">
            <w:pPr>
              <w:jc w:val="both"/>
              <w:rPr>
                <w:sz w:val="22"/>
                <w:szCs w:val="22"/>
              </w:rPr>
            </w:pPr>
            <w:r w:rsidRPr="00967697">
              <w:rPr>
                <w:sz w:val="22"/>
                <w:szCs w:val="22"/>
              </w:rPr>
              <w:t>Stakeholder interviews, user story documentation, IRB clearance application, Requirements Specification sign-off</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CC85C0" w14:textId="77777777" w:rsidR="008335FC" w:rsidRPr="00967697" w:rsidRDefault="00073209">
            <w:pPr>
              <w:jc w:val="both"/>
              <w:rPr>
                <w:sz w:val="22"/>
                <w:szCs w:val="22"/>
              </w:rPr>
            </w:pPr>
            <w:r w:rsidRPr="00967697">
              <w:rPr>
                <w:sz w:val="22"/>
                <w:szCs w:val="22"/>
              </w:rPr>
              <w:t>2 weeks</w:t>
            </w:r>
          </w:p>
        </w:tc>
        <w:tc>
          <w:tcPr>
            <w:tcW w:w="175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33E700" w14:textId="77777777" w:rsidR="008335FC" w:rsidRPr="00967697" w:rsidRDefault="00073209">
            <w:pPr>
              <w:jc w:val="both"/>
              <w:rPr>
                <w:sz w:val="22"/>
                <w:szCs w:val="22"/>
              </w:rPr>
            </w:pPr>
            <w:r w:rsidRPr="00967697">
              <w:rPr>
                <w:sz w:val="22"/>
                <w:szCs w:val="22"/>
              </w:rPr>
              <w:t>Weeks 1–2</w:t>
            </w:r>
          </w:p>
        </w:tc>
      </w:tr>
      <w:tr w:rsidR="008335FC" w:rsidRPr="00967697" w14:paraId="17732360" w14:textId="77777777">
        <w:tc>
          <w:tcPr>
            <w:tcW w:w="17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AFFC6E" w14:textId="77777777" w:rsidR="008335FC" w:rsidRPr="00967697" w:rsidRDefault="00073209">
            <w:pPr>
              <w:jc w:val="both"/>
              <w:rPr>
                <w:sz w:val="22"/>
                <w:szCs w:val="22"/>
              </w:rPr>
            </w:pPr>
            <w:r w:rsidRPr="00967697">
              <w:rPr>
                <w:sz w:val="22"/>
                <w:szCs w:val="22"/>
              </w:rPr>
              <w:t>Design</w:t>
            </w:r>
          </w:p>
        </w:tc>
        <w:tc>
          <w:tcPr>
            <w:tcW w:w="352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473CC98" w14:textId="77777777" w:rsidR="008335FC" w:rsidRPr="00967697" w:rsidRDefault="00073209">
            <w:pPr>
              <w:jc w:val="both"/>
              <w:rPr>
                <w:sz w:val="22"/>
                <w:szCs w:val="22"/>
              </w:rPr>
            </w:pPr>
            <w:r w:rsidRPr="00967697">
              <w:rPr>
                <w:sz w:val="22"/>
                <w:szCs w:val="22"/>
              </w:rPr>
              <w:t>System architecture diagram, ERD, use case diagram, UI wireframes, privacy-by-design review</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7CCBBE" w14:textId="77777777" w:rsidR="008335FC" w:rsidRPr="00967697" w:rsidRDefault="00073209">
            <w:pPr>
              <w:jc w:val="both"/>
              <w:rPr>
                <w:sz w:val="22"/>
                <w:szCs w:val="22"/>
              </w:rPr>
            </w:pPr>
            <w:r w:rsidRPr="00967697">
              <w:rPr>
                <w:sz w:val="22"/>
                <w:szCs w:val="22"/>
              </w:rPr>
              <w:t>2 weeks</w:t>
            </w:r>
          </w:p>
        </w:tc>
        <w:tc>
          <w:tcPr>
            <w:tcW w:w="175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A120C6" w14:textId="77777777" w:rsidR="008335FC" w:rsidRPr="00967697" w:rsidRDefault="00073209">
            <w:pPr>
              <w:jc w:val="both"/>
              <w:rPr>
                <w:sz w:val="22"/>
                <w:szCs w:val="22"/>
              </w:rPr>
            </w:pPr>
            <w:r w:rsidRPr="00967697">
              <w:rPr>
                <w:sz w:val="22"/>
                <w:szCs w:val="22"/>
              </w:rPr>
              <w:t>Weeks 3–4</w:t>
            </w:r>
          </w:p>
        </w:tc>
      </w:tr>
      <w:tr w:rsidR="008335FC" w:rsidRPr="00967697" w14:paraId="46D049C3" w14:textId="77777777">
        <w:tc>
          <w:tcPr>
            <w:tcW w:w="17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20CC61" w14:textId="77777777" w:rsidR="008335FC" w:rsidRPr="00967697" w:rsidRDefault="00073209">
            <w:pPr>
              <w:jc w:val="both"/>
              <w:rPr>
                <w:sz w:val="22"/>
                <w:szCs w:val="22"/>
              </w:rPr>
            </w:pPr>
            <w:r w:rsidRPr="00967697">
              <w:rPr>
                <w:sz w:val="22"/>
                <w:szCs w:val="22"/>
              </w:rPr>
              <w:t>Work Item 1</w:t>
            </w:r>
          </w:p>
        </w:tc>
        <w:tc>
          <w:tcPr>
            <w:tcW w:w="352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4D690D" w14:textId="77777777" w:rsidR="008335FC" w:rsidRPr="00967697" w:rsidRDefault="00073209">
            <w:pPr>
              <w:jc w:val="both"/>
              <w:rPr>
                <w:sz w:val="22"/>
                <w:szCs w:val="22"/>
              </w:rPr>
            </w:pPr>
            <w:r w:rsidRPr="00967697">
              <w:rPr>
                <w:sz w:val="22"/>
                <w:szCs w:val="22"/>
              </w:rPr>
              <w:t>Database schema creation, user authentication for all roles, and RBAC implementation</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C3D9F6" w14:textId="77777777" w:rsidR="008335FC" w:rsidRPr="00967697" w:rsidRDefault="00073209">
            <w:pPr>
              <w:jc w:val="both"/>
              <w:rPr>
                <w:sz w:val="22"/>
                <w:szCs w:val="22"/>
              </w:rPr>
            </w:pPr>
            <w:r w:rsidRPr="00967697">
              <w:rPr>
                <w:sz w:val="22"/>
                <w:szCs w:val="22"/>
              </w:rPr>
              <w:t>2 weeks</w:t>
            </w:r>
          </w:p>
        </w:tc>
        <w:tc>
          <w:tcPr>
            <w:tcW w:w="175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88D7BB9" w14:textId="77777777" w:rsidR="008335FC" w:rsidRPr="00967697" w:rsidRDefault="00073209">
            <w:pPr>
              <w:jc w:val="both"/>
              <w:rPr>
                <w:sz w:val="22"/>
                <w:szCs w:val="22"/>
              </w:rPr>
            </w:pPr>
            <w:r w:rsidRPr="00967697">
              <w:rPr>
                <w:sz w:val="22"/>
                <w:szCs w:val="22"/>
              </w:rPr>
              <w:t>Weeks 5–6</w:t>
            </w:r>
          </w:p>
        </w:tc>
      </w:tr>
      <w:tr w:rsidR="008335FC" w:rsidRPr="00967697" w14:paraId="6DF6D57A" w14:textId="77777777">
        <w:tc>
          <w:tcPr>
            <w:tcW w:w="17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AAAAB6" w14:textId="77777777" w:rsidR="008335FC" w:rsidRPr="00967697" w:rsidRDefault="00073209">
            <w:pPr>
              <w:jc w:val="both"/>
              <w:rPr>
                <w:sz w:val="22"/>
                <w:szCs w:val="22"/>
              </w:rPr>
            </w:pPr>
            <w:r w:rsidRPr="00967697">
              <w:rPr>
                <w:sz w:val="22"/>
                <w:szCs w:val="22"/>
              </w:rPr>
              <w:t>Work Item 2</w:t>
            </w:r>
          </w:p>
        </w:tc>
        <w:tc>
          <w:tcPr>
            <w:tcW w:w="352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63DF0A" w14:textId="77777777" w:rsidR="008335FC" w:rsidRPr="00967697" w:rsidRDefault="00073209">
            <w:pPr>
              <w:jc w:val="both"/>
              <w:rPr>
                <w:sz w:val="22"/>
                <w:szCs w:val="22"/>
              </w:rPr>
            </w:pPr>
            <w:r w:rsidRPr="00967697">
              <w:rPr>
                <w:sz w:val="22"/>
                <w:szCs w:val="22"/>
              </w:rPr>
              <w:t>Student portal, application form, secure document upload module</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702AB8" w14:textId="77777777" w:rsidR="008335FC" w:rsidRPr="00967697" w:rsidRDefault="00073209">
            <w:pPr>
              <w:jc w:val="both"/>
              <w:rPr>
                <w:sz w:val="22"/>
                <w:szCs w:val="22"/>
              </w:rPr>
            </w:pPr>
            <w:r w:rsidRPr="00967697">
              <w:rPr>
                <w:sz w:val="22"/>
                <w:szCs w:val="22"/>
              </w:rPr>
              <w:t>2 weeks</w:t>
            </w:r>
          </w:p>
        </w:tc>
        <w:tc>
          <w:tcPr>
            <w:tcW w:w="175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23B580" w14:textId="77777777" w:rsidR="008335FC" w:rsidRPr="00967697" w:rsidRDefault="00073209">
            <w:pPr>
              <w:jc w:val="both"/>
              <w:rPr>
                <w:sz w:val="22"/>
                <w:szCs w:val="22"/>
              </w:rPr>
            </w:pPr>
            <w:r w:rsidRPr="00967697">
              <w:rPr>
                <w:sz w:val="22"/>
                <w:szCs w:val="22"/>
              </w:rPr>
              <w:t>Weeks 7–8</w:t>
            </w:r>
          </w:p>
        </w:tc>
      </w:tr>
      <w:tr w:rsidR="008335FC" w:rsidRPr="00967697" w14:paraId="27889565" w14:textId="77777777">
        <w:tc>
          <w:tcPr>
            <w:tcW w:w="17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688B54" w14:textId="77777777" w:rsidR="008335FC" w:rsidRPr="00967697" w:rsidRDefault="00073209">
            <w:pPr>
              <w:jc w:val="both"/>
              <w:rPr>
                <w:sz w:val="22"/>
                <w:szCs w:val="22"/>
              </w:rPr>
            </w:pPr>
            <w:r w:rsidRPr="00967697">
              <w:rPr>
                <w:sz w:val="22"/>
                <w:szCs w:val="22"/>
              </w:rPr>
              <w:t>Work Item 3</w:t>
            </w:r>
          </w:p>
        </w:tc>
        <w:tc>
          <w:tcPr>
            <w:tcW w:w="352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B5DF79" w14:textId="77777777" w:rsidR="008335FC" w:rsidRPr="00967697" w:rsidRDefault="00073209">
            <w:pPr>
              <w:jc w:val="both"/>
              <w:rPr>
                <w:sz w:val="22"/>
                <w:szCs w:val="22"/>
              </w:rPr>
            </w:pPr>
            <w:r w:rsidRPr="00967697">
              <w:rPr>
                <w:sz w:val="22"/>
                <w:szCs w:val="22"/>
              </w:rPr>
              <w:t>Python AI microservice: ELA pipeline, CNN training, inference API, Grad-CAM heatmap integration</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4AE325" w14:textId="77777777" w:rsidR="008335FC" w:rsidRPr="00967697" w:rsidRDefault="00073209">
            <w:pPr>
              <w:jc w:val="both"/>
              <w:rPr>
                <w:sz w:val="22"/>
                <w:szCs w:val="22"/>
              </w:rPr>
            </w:pPr>
            <w:r w:rsidRPr="00967697">
              <w:rPr>
                <w:sz w:val="22"/>
                <w:szCs w:val="22"/>
              </w:rPr>
              <w:t>3 weeks</w:t>
            </w:r>
          </w:p>
        </w:tc>
        <w:tc>
          <w:tcPr>
            <w:tcW w:w="175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F8F980" w14:textId="77777777" w:rsidR="008335FC" w:rsidRPr="00967697" w:rsidRDefault="00073209">
            <w:pPr>
              <w:jc w:val="both"/>
              <w:rPr>
                <w:sz w:val="22"/>
                <w:szCs w:val="22"/>
              </w:rPr>
            </w:pPr>
            <w:r w:rsidRPr="00967697">
              <w:rPr>
                <w:sz w:val="22"/>
                <w:szCs w:val="22"/>
              </w:rPr>
              <w:t>Weeks 9–11</w:t>
            </w:r>
          </w:p>
        </w:tc>
      </w:tr>
      <w:tr w:rsidR="008335FC" w:rsidRPr="00967697" w14:paraId="431FC784" w14:textId="77777777">
        <w:tc>
          <w:tcPr>
            <w:tcW w:w="17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D7FAC4" w14:textId="77777777" w:rsidR="008335FC" w:rsidRPr="00967697" w:rsidRDefault="00073209">
            <w:pPr>
              <w:jc w:val="both"/>
              <w:rPr>
                <w:sz w:val="22"/>
                <w:szCs w:val="22"/>
              </w:rPr>
            </w:pPr>
            <w:r w:rsidRPr="00967697">
              <w:rPr>
                <w:sz w:val="22"/>
                <w:szCs w:val="22"/>
              </w:rPr>
              <w:t>Work Item 4</w:t>
            </w:r>
          </w:p>
        </w:tc>
        <w:tc>
          <w:tcPr>
            <w:tcW w:w="352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BBF816" w14:textId="77777777" w:rsidR="008335FC" w:rsidRPr="00967697" w:rsidRDefault="00073209">
            <w:pPr>
              <w:jc w:val="both"/>
              <w:rPr>
                <w:sz w:val="22"/>
                <w:szCs w:val="22"/>
              </w:rPr>
            </w:pPr>
            <w:r w:rsidRPr="00967697">
              <w:rPr>
                <w:sz w:val="22"/>
                <w:szCs w:val="22"/>
              </w:rPr>
              <w:t>OSA admin dashboard, Super Admin interface, SMTP notification system integration</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293763" w14:textId="77777777" w:rsidR="008335FC" w:rsidRPr="00967697" w:rsidRDefault="00073209">
            <w:pPr>
              <w:jc w:val="both"/>
              <w:rPr>
                <w:sz w:val="22"/>
                <w:szCs w:val="22"/>
              </w:rPr>
            </w:pPr>
            <w:r w:rsidRPr="00967697">
              <w:rPr>
                <w:sz w:val="22"/>
                <w:szCs w:val="22"/>
              </w:rPr>
              <w:t>2 weeks</w:t>
            </w:r>
          </w:p>
        </w:tc>
        <w:tc>
          <w:tcPr>
            <w:tcW w:w="175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3EB12D" w14:textId="77777777" w:rsidR="008335FC" w:rsidRPr="00967697" w:rsidRDefault="00073209">
            <w:pPr>
              <w:jc w:val="both"/>
              <w:rPr>
                <w:sz w:val="22"/>
                <w:szCs w:val="22"/>
              </w:rPr>
            </w:pPr>
            <w:r w:rsidRPr="00967697">
              <w:rPr>
                <w:sz w:val="22"/>
                <w:szCs w:val="22"/>
              </w:rPr>
              <w:t>Weeks 12–13</w:t>
            </w:r>
          </w:p>
        </w:tc>
      </w:tr>
      <w:tr w:rsidR="008335FC" w:rsidRPr="00967697" w14:paraId="66A2E37D" w14:textId="77777777">
        <w:tc>
          <w:tcPr>
            <w:tcW w:w="17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35E753" w14:textId="77777777" w:rsidR="008335FC" w:rsidRPr="00967697" w:rsidRDefault="00073209">
            <w:pPr>
              <w:jc w:val="both"/>
              <w:rPr>
                <w:sz w:val="22"/>
                <w:szCs w:val="22"/>
              </w:rPr>
            </w:pPr>
            <w:r w:rsidRPr="00967697">
              <w:rPr>
                <w:sz w:val="22"/>
                <w:szCs w:val="22"/>
              </w:rPr>
              <w:t>Work Item 5</w:t>
            </w:r>
          </w:p>
        </w:tc>
        <w:tc>
          <w:tcPr>
            <w:tcW w:w="352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F822DB" w14:textId="77777777" w:rsidR="008335FC" w:rsidRPr="00967697" w:rsidRDefault="00073209">
            <w:pPr>
              <w:jc w:val="both"/>
              <w:rPr>
                <w:sz w:val="22"/>
                <w:szCs w:val="22"/>
              </w:rPr>
            </w:pPr>
            <w:r w:rsidRPr="00967697">
              <w:rPr>
                <w:sz w:val="22"/>
                <w:szCs w:val="22"/>
              </w:rPr>
              <w:t>Reporting module, CSV/PDF export, full system integration testing</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5E253F" w14:textId="77777777" w:rsidR="008335FC" w:rsidRPr="00967697" w:rsidRDefault="00073209">
            <w:pPr>
              <w:jc w:val="both"/>
              <w:rPr>
                <w:sz w:val="22"/>
                <w:szCs w:val="22"/>
              </w:rPr>
            </w:pPr>
            <w:r w:rsidRPr="00967697">
              <w:rPr>
                <w:sz w:val="22"/>
                <w:szCs w:val="22"/>
              </w:rPr>
              <w:t>2 weeks</w:t>
            </w:r>
          </w:p>
        </w:tc>
        <w:tc>
          <w:tcPr>
            <w:tcW w:w="175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C794C3" w14:textId="77777777" w:rsidR="008335FC" w:rsidRPr="00967697" w:rsidRDefault="00073209">
            <w:pPr>
              <w:jc w:val="both"/>
              <w:rPr>
                <w:sz w:val="22"/>
                <w:szCs w:val="22"/>
              </w:rPr>
            </w:pPr>
            <w:r w:rsidRPr="00967697">
              <w:rPr>
                <w:sz w:val="22"/>
                <w:szCs w:val="22"/>
              </w:rPr>
              <w:t>Weeks 14–15</w:t>
            </w:r>
          </w:p>
        </w:tc>
      </w:tr>
      <w:tr w:rsidR="008335FC" w:rsidRPr="00967697" w14:paraId="6C572D17" w14:textId="77777777">
        <w:tc>
          <w:tcPr>
            <w:tcW w:w="17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FE2CC5" w14:textId="77777777" w:rsidR="008335FC" w:rsidRPr="00967697" w:rsidRDefault="00073209">
            <w:pPr>
              <w:jc w:val="both"/>
              <w:rPr>
                <w:sz w:val="22"/>
                <w:szCs w:val="22"/>
              </w:rPr>
            </w:pPr>
            <w:r w:rsidRPr="00967697">
              <w:rPr>
                <w:sz w:val="22"/>
                <w:szCs w:val="22"/>
              </w:rPr>
              <w:t>Testing</w:t>
            </w:r>
          </w:p>
        </w:tc>
        <w:tc>
          <w:tcPr>
            <w:tcW w:w="352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084CCB" w14:textId="77777777" w:rsidR="008335FC" w:rsidRPr="00967697" w:rsidRDefault="00073209">
            <w:pPr>
              <w:jc w:val="both"/>
              <w:rPr>
                <w:sz w:val="22"/>
                <w:szCs w:val="22"/>
              </w:rPr>
            </w:pPr>
            <w:r w:rsidRPr="00967697">
              <w:rPr>
                <w:sz w:val="22"/>
                <w:szCs w:val="22"/>
              </w:rPr>
              <w:t>Unit/integration testing, security penetration testing, and AI accuracy evaluation</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76EFAC" w14:textId="77777777" w:rsidR="008335FC" w:rsidRPr="00967697" w:rsidRDefault="00073209">
            <w:pPr>
              <w:jc w:val="both"/>
              <w:rPr>
                <w:sz w:val="22"/>
                <w:szCs w:val="22"/>
              </w:rPr>
            </w:pPr>
            <w:r w:rsidRPr="00967697">
              <w:rPr>
                <w:sz w:val="22"/>
                <w:szCs w:val="22"/>
              </w:rPr>
              <w:t>2 weeks</w:t>
            </w:r>
          </w:p>
        </w:tc>
        <w:tc>
          <w:tcPr>
            <w:tcW w:w="175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D570D9" w14:textId="77777777" w:rsidR="008335FC" w:rsidRPr="00967697" w:rsidRDefault="00073209">
            <w:pPr>
              <w:jc w:val="both"/>
              <w:rPr>
                <w:sz w:val="22"/>
                <w:szCs w:val="22"/>
              </w:rPr>
            </w:pPr>
            <w:r w:rsidRPr="00967697">
              <w:rPr>
                <w:sz w:val="22"/>
                <w:szCs w:val="22"/>
              </w:rPr>
              <w:t>Weeks 16–17</w:t>
            </w:r>
          </w:p>
        </w:tc>
      </w:tr>
      <w:tr w:rsidR="008335FC" w:rsidRPr="00967697" w14:paraId="0FD0F642" w14:textId="77777777">
        <w:tc>
          <w:tcPr>
            <w:tcW w:w="17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69B9A6" w14:textId="77777777" w:rsidR="008335FC" w:rsidRPr="00967697" w:rsidRDefault="00073209">
            <w:pPr>
              <w:jc w:val="both"/>
              <w:rPr>
                <w:sz w:val="22"/>
                <w:szCs w:val="22"/>
              </w:rPr>
            </w:pPr>
            <w:r w:rsidRPr="00967697">
              <w:rPr>
                <w:sz w:val="22"/>
                <w:szCs w:val="22"/>
              </w:rPr>
              <w:t>UAT</w:t>
            </w:r>
          </w:p>
        </w:tc>
        <w:tc>
          <w:tcPr>
            <w:tcW w:w="352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03FD87" w14:textId="77777777" w:rsidR="008335FC" w:rsidRPr="00967697" w:rsidRDefault="00073209">
            <w:pPr>
              <w:jc w:val="both"/>
              <w:rPr>
                <w:sz w:val="22"/>
                <w:szCs w:val="22"/>
              </w:rPr>
            </w:pPr>
            <w:r w:rsidRPr="00967697">
              <w:rPr>
                <w:sz w:val="22"/>
                <w:szCs w:val="22"/>
              </w:rPr>
              <w:t>Evaluator recruitment, UAT sessions, Likert data collection, and analysis</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221748" w14:textId="77777777" w:rsidR="008335FC" w:rsidRPr="00967697" w:rsidRDefault="00073209">
            <w:pPr>
              <w:jc w:val="both"/>
              <w:rPr>
                <w:sz w:val="22"/>
                <w:szCs w:val="22"/>
              </w:rPr>
            </w:pPr>
            <w:r w:rsidRPr="00967697">
              <w:rPr>
                <w:sz w:val="22"/>
                <w:szCs w:val="22"/>
              </w:rPr>
              <w:t>1 week</w:t>
            </w:r>
          </w:p>
        </w:tc>
        <w:tc>
          <w:tcPr>
            <w:tcW w:w="175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E40CEE" w14:textId="77777777" w:rsidR="008335FC" w:rsidRPr="00967697" w:rsidRDefault="00073209">
            <w:pPr>
              <w:jc w:val="both"/>
              <w:rPr>
                <w:sz w:val="22"/>
                <w:szCs w:val="22"/>
              </w:rPr>
            </w:pPr>
            <w:r w:rsidRPr="00967697">
              <w:rPr>
                <w:sz w:val="22"/>
                <w:szCs w:val="22"/>
              </w:rPr>
              <w:t>Week 18</w:t>
            </w:r>
          </w:p>
        </w:tc>
      </w:tr>
      <w:tr w:rsidR="008335FC" w:rsidRPr="00967697" w14:paraId="44D4BBE1" w14:textId="77777777">
        <w:tc>
          <w:tcPr>
            <w:tcW w:w="17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83F5C0" w14:textId="77777777" w:rsidR="008335FC" w:rsidRPr="00967697" w:rsidRDefault="00073209">
            <w:pPr>
              <w:jc w:val="both"/>
              <w:rPr>
                <w:sz w:val="22"/>
                <w:szCs w:val="22"/>
              </w:rPr>
            </w:pPr>
            <w:r w:rsidRPr="00967697">
              <w:rPr>
                <w:sz w:val="22"/>
                <w:szCs w:val="22"/>
              </w:rPr>
              <w:t>Deployment</w:t>
            </w:r>
          </w:p>
        </w:tc>
        <w:tc>
          <w:tcPr>
            <w:tcW w:w="352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77B44D" w14:textId="77777777" w:rsidR="008335FC" w:rsidRPr="00967697" w:rsidRDefault="00073209">
            <w:pPr>
              <w:jc w:val="both"/>
              <w:rPr>
                <w:sz w:val="22"/>
                <w:szCs w:val="22"/>
              </w:rPr>
            </w:pPr>
            <w:r w:rsidRPr="00967697">
              <w:rPr>
                <w:sz w:val="22"/>
                <w:szCs w:val="22"/>
              </w:rPr>
              <w:t>Production cloud deployment, OSA staff training seminar</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4C9084" w14:textId="77777777" w:rsidR="008335FC" w:rsidRPr="00967697" w:rsidRDefault="00073209">
            <w:pPr>
              <w:jc w:val="both"/>
              <w:rPr>
                <w:sz w:val="22"/>
                <w:szCs w:val="22"/>
              </w:rPr>
            </w:pPr>
            <w:r w:rsidRPr="00967697">
              <w:rPr>
                <w:sz w:val="22"/>
                <w:szCs w:val="22"/>
              </w:rPr>
              <w:t>1 week</w:t>
            </w:r>
          </w:p>
        </w:tc>
        <w:tc>
          <w:tcPr>
            <w:tcW w:w="175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50E7AE" w14:textId="77777777" w:rsidR="008335FC" w:rsidRPr="00967697" w:rsidRDefault="00073209">
            <w:pPr>
              <w:jc w:val="both"/>
              <w:rPr>
                <w:sz w:val="22"/>
                <w:szCs w:val="22"/>
              </w:rPr>
            </w:pPr>
            <w:r w:rsidRPr="00967697">
              <w:rPr>
                <w:sz w:val="22"/>
                <w:szCs w:val="22"/>
              </w:rPr>
              <w:t>Week 19</w:t>
            </w:r>
          </w:p>
        </w:tc>
      </w:tr>
      <w:tr w:rsidR="008335FC" w:rsidRPr="00967697" w14:paraId="34B54038" w14:textId="77777777">
        <w:tc>
          <w:tcPr>
            <w:tcW w:w="17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386D06" w14:textId="77777777" w:rsidR="008335FC" w:rsidRPr="00967697" w:rsidRDefault="00073209">
            <w:pPr>
              <w:jc w:val="both"/>
              <w:rPr>
                <w:sz w:val="22"/>
                <w:szCs w:val="22"/>
              </w:rPr>
            </w:pPr>
            <w:r w:rsidRPr="00967697">
              <w:rPr>
                <w:sz w:val="22"/>
                <w:szCs w:val="22"/>
              </w:rPr>
              <w:t>Post-Deployment Review</w:t>
            </w:r>
          </w:p>
        </w:tc>
        <w:tc>
          <w:tcPr>
            <w:tcW w:w="352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BB4130" w14:textId="77777777" w:rsidR="008335FC" w:rsidRPr="00967697" w:rsidRDefault="00073209">
            <w:pPr>
              <w:jc w:val="both"/>
              <w:rPr>
                <w:sz w:val="22"/>
                <w:szCs w:val="22"/>
              </w:rPr>
            </w:pPr>
            <w:r w:rsidRPr="00967697">
              <w:rPr>
                <w:sz w:val="22"/>
                <w:szCs w:val="22"/>
              </w:rPr>
              <w:t>30-day system monitoring, post-deployment survey, and evaluation report submission</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C0CF9D" w14:textId="77777777" w:rsidR="008335FC" w:rsidRPr="00967697" w:rsidRDefault="00073209">
            <w:pPr>
              <w:jc w:val="both"/>
              <w:rPr>
                <w:sz w:val="22"/>
                <w:szCs w:val="22"/>
              </w:rPr>
            </w:pPr>
            <w:r w:rsidRPr="00967697">
              <w:rPr>
                <w:sz w:val="22"/>
                <w:szCs w:val="22"/>
              </w:rPr>
              <w:t>5 weeks</w:t>
            </w:r>
          </w:p>
        </w:tc>
        <w:tc>
          <w:tcPr>
            <w:tcW w:w="175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E99991" w14:textId="77777777" w:rsidR="008335FC" w:rsidRPr="00967697" w:rsidRDefault="00073209">
            <w:pPr>
              <w:jc w:val="both"/>
              <w:rPr>
                <w:sz w:val="22"/>
                <w:szCs w:val="22"/>
              </w:rPr>
            </w:pPr>
            <w:r w:rsidRPr="00967697">
              <w:rPr>
                <w:sz w:val="22"/>
                <w:szCs w:val="22"/>
              </w:rPr>
              <w:t>Weeks 20–24</w:t>
            </w:r>
          </w:p>
        </w:tc>
      </w:tr>
      <w:tr w:rsidR="008335FC" w:rsidRPr="00967697" w14:paraId="2D933399" w14:textId="77777777">
        <w:tc>
          <w:tcPr>
            <w:tcW w:w="17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6D7797" w14:textId="77777777" w:rsidR="008335FC" w:rsidRPr="00967697" w:rsidRDefault="00073209">
            <w:pPr>
              <w:jc w:val="both"/>
              <w:rPr>
                <w:sz w:val="22"/>
                <w:szCs w:val="22"/>
              </w:rPr>
            </w:pPr>
            <w:r w:rsidRPr="00967697">
              <w:rPr>
                <w:sz w:val="22"/>
                <w:szCs w:val="22"/>
              </w:rPr>
              <w:t>Manuscript Finalization</w:t>
            </w:r>
          </w:p>
        </w:tc>
        <w:tc>
          <w:tcPr>
            <w:tcW w:w="352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91AE21" w14:textId="77777777" w:rsidR="008335FC" w:rsidRPr="00967697" w:rsidRDefault="00073209">
            <w:pPr>
              <w:jc w:val="both"/>
              <w:rPr>
                <w:sz w:val="22"/>
                <w:szCs w:val="22"/>
              </w:rPr>
            </w:pPr>
            <w:r w:rsidRPr="00967697">
              <w:rPr>
                <w:sz w:val="22"/>
                <w:szCs w:val="22"/>
              </w:rPr>
              <w:t>Full capstone paper writing, formatting, and pre-defense preparation</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D1EC67" w14:textId="77777777" w:rsidR="008335FC" w:rsidRPr="00967697" w:rsidRDefault="00073209">
            <w:pPr>
              <w:jc w:val="both"/>
              <w:rPr>
                <w:sz w:val="22"/>
                <w:szCs w:val="22"/>
              </w:rPr>
            </w:pPr>
            <w:r w:rsidRPr="00967697">
              <w:rPr>
                <w:sz w:val="22"/>
                <w:szCs w:val="22"/>
              </w:rPr>
              <w:t>2 weeks</w:t>
            </w:r>
          </w:p>
        </w:tc>
        <w:tc>
          <w:tcPr>
            <w:tcW w:w="175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66D8AD" w14:textId="77777777" w:rsidR="008335FC" w:rsidRPr="00967697" w:rsidRDefault="00073209">
            <w:pPr>
              <w:jc w:val="both"/>
              <w:rPr>
                <w:sz w:val="22"/>
                <w:szCs w:val="22"/>
              </w:rPr>
            </w:pPr>
            <w:r w:rsidRPr="00967697">
              <w:rPr>
                <w:sz w:val="22"/>
                <w:szCs w:val="22"/>
              </w:rPr>
              <w:t>Weeks 23–24</w:t>
            </w:r>
          </w:p>
        </w:tc>
      </w:tr>
    </w:tbl>
    <w:p w14:paraId="032F4AC1" w14:textId="77777777" w:rsidR="008335FC" w:rsidRPr="00967697" w:rsidRDefault="00073209">
      <w:pPr>
        <w:rPr>
          <w:b/>
          <w:bCs/>
          <w:i/>
          <w:iCs/>
          <w:color w:val="000000"/>
        </w:rPr>
      </w:pPr>
      <w:r w:rsidRPr="00967697">
        <w:br w:type="page"/>
      </w:r>
    </w:p>
    <w:p w14:paraId="48537D3E" w14:textId="77777777" w:rsidR="008335FC" w:rsidRPr="00967697" w:rsidRDefault="00073209">
      <w:pPr>
        <w:pStyle w:val="Heading3"/>
        <w:ind w:left="720"/>
      </w:pPr>
      <w:bookmarkStart w:id="349" w:name="_ezt9ghgd5epc" w:colFirst="0" w:colLast="0"/>
      <w:bookmarkEnd w:id="349"/>
      <w:r w:rsidRPr="00967697">
        <w:lastRenderedPageBreak/>
        <w:t>Data Collection and Processing</w:t>
      </w:r>
    </w:p>
    <w:p w14:paraId="45F89708" w14:textId="77777777" w:rsidR="008335FC" w:rsidRPr="00967697" w:rsidRDefault="00073209">
      <w:pPr>
        <w:spacing w:line="480" w:lineRule="auto"/>
        <w:ind w:left="720" w:firstLine="720"/>
        <w:jc w:val="both"/>
      </w:pPr>
      <w:r w:rsidRPr="00967697">
        <w:t>The fraud detection module needs two data sources for its training: a public benchmark that provides typical image forgery patterns, and a dedicated dataset containing Certificate of Grades documents that the system needs to assess.</w:t>
      </w:r>
    </w:p>
    <w:p w14:paraId="6CC6E0C6" w14:textId="77777777" w:rsidR="008335FC" w:rsidRPr="00967697" w:rsidRDefault="00073209">
      <w:pPr>
        <w:spacing w:line="480" w:lineRule="auto"/>
        <w:ind w:left="720" w:firstLine="720"/>
        <w:jc w:val="both"/>
      </w:pPr>
      <w:r w:rsidRPr="00967697">
        <w:t>The main training dataset consists of CASIA v2.0, a popular benchmark for image forensics assessment. The dataset contains 7491 authentic photos and modified images that exhibit three image-alteration techniques: copy-move, splicing, and object removal (</w:t>
      </w:r>
      <w:proofErr w:type="spellStart"/>
      <w:r w:rsidRPr="00967697">
        <w:t>Gorle</w:t>
      </w:r>
      <w:proofErr w:type="spellEnd"/>
      <w:r w:rsidRPr="00967697">
        <w:t xml:space="preserve"> &amp; </w:t>
      </w:r>
      <w:proofErr w:type="spellStart"/>
      <w:r w:rsidRPr="00967697">
        <w:t>Guttavelli</w:t>
      </w:r>
      <w:proofErr w:type="spellEnd"/>
      <w:r w:rsidRPr="00967697">
        <w:t>, 2025). The dataset is publicly available and is used by researchers as a fundamental standard for evaluating image forensic evidence. The team requires one task per image, which involves creating an ELA map that must be resized to 224×224 pixels before entering the model training process.</w:t>
      </w:r>
    </w:p>
    <w:p w14:paraId="24AA0816" w14:textId="77777777" w:rsidR="008335FC" w:rsidRPr="00967697" w:rsidRDefault="00073209">
      <w:pPr>
        <w:pStyle w:val="Heading3"/>
        <w:ind w:left="720"/>
      </w:pPr>
      <w:bookmarkStart w:id="350" w:name="_4k0wpan5ie1r" w:colFirst="0" w:colLast="0"/>
      <w:bookmarkEnd w:id="350"/>
      <w:r w:rsidRPr="00967697">
        <w:t>COG Document Dataset</w:t>
      </w:r>
    </w:p>
    <w:p w14:paraId="2A050D15" w14:textId="04707A3E" w:rsidR="008335FC" w:rsidRPr="00967697" w:rsidRDefault="00073209">
      <w:pPr>
        <w:spacing w:line="480" w:lineRule="auto"/>
        <w:ind w:left="720" w:firstLine="720"/>
        <w:jc w:val="both"/>
      </w:pPr>
      <w:r w:rsidRPr="00967697">
        <w:t xml:space="preserve">The team </w:t>
      </w:r>
      <w:del w:id="351" w:author="DAISY CASIPIT" w:date="2026-06-10T16:47:00Z">
        <w:r w:rsidRPr="00967697" w:rsidDel="00C42158">
          <w:delText>will</w:delText>
        </w:r>
      </w:del>
      <w:r w:rsidRPr="00967697">
        <w:t xml:space="preserve"> develop a COG dummy dataset to create additional training material for CLSU-specific model development, which they </w:t>
      </w:r>
      <w:del w:id="352" w:author="DAISY CASIPIT" w:date="2026-06-10T16:47:00Z">
        <w:r w:rsidRPr="00967697" w:rsidDel="00C42158">
          <w:delText>will</w:delText>
        </w:r>
      </w:del>
      <w:r w:rsidRPr="00967697">
        <w:t xml:space="preserve"> use to enhance their current CASIA database. The team </w:t>
      </w:r>
      <w:del w:id="353" w:author="DAISY CASIPIT" w:date="2026-06-10T16:47:00Z">
        <w:r w:rsidRPr="00967697" w:rsidDel="00C42158">
          <w:delText>will</w:delText>
        </w:r>
      </w:del>
      <w:r w:rsidRPr="00967697">
        <w:t xml:space="preserve"> create the dataset by using actual CLSU COG templates to generate fake student records. The team </w:t>
      </w:r>
      <w:del w:id="354" w:author="DAISY CASIPIT" w:date="2026-06-10T16:47:00Z">
        <w:r w:rsidRPr="00967697" w:rsidDel="00C42158">
          <w:delText>will</w:delText>
        </w:r>
      </w:del>
      <w:r w:rsidRPr="00967697">
        <w:t xml:space="preserve"> </w:t>
      </w:r>
      <w:del w:id="355" w:author="DAISY CASIPIT" w:date="2026-06-10T16:48:00Z">
        <w:r w:rsidRPr="00967697" w:rsidDel="00C42158">
          <w:delText>create</w:delText>
        </w:r>
      </w:del>
      <w:ins w:id="356" w:author="DAISY CASIPIT" w:date="2026-06-10T16:48:00Z">
        <w:r w:rsidR="00C42158">
          <w:t xml:space="preserve"> produce</w:t>
        </w:r>
      </w:ins>
      <w:r w:rsidRPr="00967697">
        <w:t xml:space="preserve"> two types of document versions. The document seal and signature block </w:t>
      </w:r>
      <w:del w:id="357" w:author="DAISY CASIPIT" w:date="2026-06-10T16:48:00Z">
        <w:r w:rsidRPr="00967697" w:rsidDel="00C42158">
          <w:delText>will</w:delText>
        </w:r>
      </w:del>
      <w:r w:rsidRPr="00967697">
        <w:t xml:space="preserve"> undergo three types of manipulation, which represent actual scholarship fraud manipulation methods: (1) grade field text replacement using image editing software, (2) General Weighted Average value modification, and (3) clone-stamp operations on the document seal or signature block. The dataset creation process, the model training process, the model validation process, and the model testing process</w:t>
      </w:r>
      <w:del w:id="358" w:author="DAISY CASIPIT" w:date="2026-06-10T16:49:00Z">
        <w:r w:rsidRPr="00967697" w:rsidDel="00C42158">
          <w:delText xml:space="preserve"> will not</w:delText>
        </w:r>
      </w:del>
      <w:r w:rsidRPr="00967697">
        <w:t xml:space="preserve"> include any actual student academic records as data. The CLSU </w:t>
      </w:r>
      <w:r w:rsidRPr="00967697">
        <w:lastRenderedPageBreak/>
        <w:t xml:space="preserve">Research Ethics Committee has granted ethical clearance for all activities related to dataset preparation through </w:t>
      </w:r>
      <w:del w:id="359" w:author="DAISY CASIPIT" w:date="2026-06-08T23:00:00Z">
        <w:r w:rsidRPr="00967697" w:rsidDel="00513115">
          <w:delText xml:space="preserve">their </w:delText>
        </w:r>
      </w:del>
      <w:ins w:id="360" w:author="DAISY CASIPIT" w:date="2026-06-08T23:00:00Z">
        <w:r w:rsidR="00513115">
          <w:t>its</w:t>
        </w:r>
        <w:r w:rsidR="00513115" w:rsidRPr="00967697">
          <w:t xml:space="preserve"> </w:t>
        </w:r>
      </w:ins>
      <w:r w:rsidRPr="00967697">
        <w:t xml:space="preserve">IRB process. The custom COG dataset </w:t>
      </w:r>
      <w:del w:id="361" w:author="DAISY CASIPIT" w:date="2026-06-10T16:49:00Z">
        <w:r w:rsidRPr="00967697" w:rsidDel="00C42158">
          <w:delText>will</w:delText>
        </w:r>
      </w:del>
      <w:r w:rsidRPr="00967697">
        <w:t xml:space="preserve"> include 400 images, consisting of 200 authentic and 200 modified images, as this quantity matches the established standard dataset size used in document forensics research (</w:t>
      </w:r>
      <w:proofErr w:type="spellStart"/>
      <w:r w:rsidRPr="00967697">
        <w:t>Maamouli</w:t>
      </w:r>
      <w:proofErr w:type="spellEnd"/>
      <w:r w:rsidRPr="00967697">
        <w:t xml:space="preserve"> et al., 2022). The minimum requirement guarantees that, after the domain-specific subset undergoes stratified splitting, at least 60 training samples, 20 validation samples, and 20 test samples will remain for each class. The model needs this minimum requirement because it contains COG-specific information that helps it learn to recognize the unique features of Philippine academic grade documents.</w:t>
      </w:r>
    </w:p>
    <w:p w14:paraId="1ED3B759" w14:textId="77777777" w:rsidR="008335FC" w:rsidRPr="00967697" w:rsidRDefault="00073209">
      <w:pPr>
        <w:pStyle w:val="Heading3"/>
        <w:ind w:left="720"/>
      </w:pPr>
      <w:bookmarkStart w:id="362" w:name="_eo9tox8o6kq3" w:colFirst="0" w:colLast="0"/>
      <w:bookmarkEnd w:id="362"/>
      <w:r w:rsidRPr="00967697">
        <w:t>Image Preprocessing Pipeline</w:t>
      </w:r>
    </w:p>
    <w:p w14:paraId="3B2D8735" w14:textId="448151C0" w:rsidR="008335FC" w:rsidRPr="00967697" w:rsidRDefault="00073209">
      <w:pPr>
        <w:spacing w:line="480" w:lineRule="auto"/>
        <w:ind w:left="720" w:firstLine="720"/>
        <w:jc w:val="both"/>
      </w:pPr>
      <w:r w:rsidRPr="00967697">
        <w:t>The training process for each image begins with four specific steps that the system uses to process images across all available datasets. The steps include (1) ELA map generation as described in the Algorithms and Techniques section</w:t>
      </w:r>
      <w:ins w:id="363" w:author="DAISY CASIPIT" w:date="2026-06-10T16:50:00Z">
        <w:r w:rsidR="00C42158">
          <w:t>,</w:t>
        </w:r>
      </w:ins>
      <w:r w:rsidRPr="00967697">
        <w:t xml:space="preserve"> and (2) resizing to 224×224 pixels to conform to the ResNet-50 input specification and (3) pixel value normalization to the range [0, 1] and (4) data augmentation through random horizontal flipping and rotation (±15°) which the system applies only to the training subset to reduce overfitting. The dataset is divided into three parts: 70% for training, 15% for validation, and 15% for held-out testing. The stratified sampling method maintains class balance across all dataset divisions. The model training process </w:t>
      </w:r>
      <w:del w:id="364" w:author="DAISY CASIPIT" w:date="2026-06-10T16:50:00Z">
        <w:r w:rsidRPr="00967697" w:rsidDel="00C42158">
          <w:delText>will</w:delText>
        </w:r>
      </w:del>
      <w:r w:rsidRPr="00967697">
        <w:t xml:space="preserve"> use</w:t>
      </w:r>
      <w:ins w:id="365" w:author="DAISY CASIPIT" w:date="2026-06-10T16:50:00Z">
        <w:r w:rsidR="00C42158">
          <w:t>s</w:t>
        </w:r>
      </w:ins>
      <w:r w:rsidRPr="00967697">
        <w:t xml:space="preserve"> class weights to address potential class imbalance between authentic and fraudulent samples, assigning higher penalties to the minority class to prevent the classifier from showing bias toward the majority class.</w:t>
      </w:r>
    </w:p>
    <w:p w14:paraId="5CA8C6BB" w14:textId="77777777" w:rsidR="008335FC" w:rsidRPr="00967697" w:rsidRDefault="00073209">
      <w:pPr>
        <w:pStyle w:val="Heading2"/>
        <w:numPr>
          <w:ilvl w:val="0"/>
          <w:numId w:val="1"/>
        </w:numPr>
        <w:spacing w:line="480" w:lineRule="auto"/>
        <w:rPr>
          <w:sz w:val="24"/>
          <w:szCs w:val="24"/>
        </w:rPr>
      </w:pPr>
      <w:bookmarkStart w:id="366" w:name="_auzmkwvbxn1j" w:colFirst="0" w:colLast="0"/>
      <w:bookmarkEnd w:id="366"/>
      <w:r w:rsidRPr="00967697">
        <w:rPr>
          <w:sz w:val="24"/>
          <w:szCs w:val="24"/>
        </w:rPr>
        <w:lastRenderedPageBreak/>
        <w:t>Testing</w:t>
      </w:r>
    </w:p>
    <w:p w14:paraId="51DCE2E7" w14:textId="69E94C20" w:rsidR="008335FC" w:rsidRPr="00967697" w:rsidRDefault="00073209">
      <w:pPr>
        <w:spacing w:after="200" w:line="480" w:lineRule="auto"/>
        <w:ind w:firstLine="720"/>
        <w:jc w:val="both"/>
      </w:pPr>
      <w:r w:rsidRPr="00967697">
        <w:t xml:space="preserve">The system </w:t>
      </w:r>
      <w:ins w:id="367" w:author="DAISY CASIPIT" w:date="2026-06-10T16:50:00Z">
        <w:r w:rsidR="00C42158">
          <w:t xml:space="preserve">is </w:t>
        </w:r>
      </w:ins>
      <w:del w:id="368" w:author="DAISY CASIPIT" w:date="2026-06-10T16:50:00Z">
        <w:r w:rsidRPr="00967697" w:rsidDel="00C42158">
          <w:delText>will be</w:delText>
        </w:r>
      </w:del>
      <w:r w:rsidRPr="00967697">
        <w:t xml:space="preserve"> evaluated according to two primary testing criteria: AI module accuracy testing, user acceptance testing, security performance testing, COG document tampering detection capabilities, and user experience testing. The microservice must return its JSON response to the Laravel backend via the correct portal. The test suite performs two main functions: testing the proper operation of SMTP email alerts that occur during status changes</w:t>
      </w:r>
      <w:del w:id="369" w:author="DAISY CASIPIT" w:date="2026-06-08T23:00:00Z">
        <w:r w:rsidRPr="00967697" w:rsidDel="00513115">
          <w:delText>,</w:delText>
        </w:r>
      </w:del>
      <w:r w:rsidRPr="00967697">
        <w:t xml:space="preserve"> and the normal functioning of CRUD operations under typical operational conditions.</w:t>
      </w:r>
    </w:p>
    <w:p w14:paraId="21F99222" w14:textId="77777777" w:rsidR="008335FC" w:rsidRPr="00967697" w:rsidRDefault="00073209">
      <w:pPr>
        <w:pStyle w:val="Heading3"/>
        <w:ind w:left="720"/>
      </w:pPr>
      <w:bookmarkStart w:id="370" w:name="_nzy2pmafs9hc" w:colFirst="0" w:colLast="0"/>
      <w:bookmarkEnd w:id="370"/>
      <w:r w:rsidRPr="00967697">
        <w:t xml:space="preserve">AI Module Accuracy Testing </w:t>
      </w:r>
    </w:p>
    <w:p w14:paraId="7E67F080" w14:textId="77777777" w:rsidR="008335FC" w:rsidRPr="00967697" w:rsidRDefault="00073209">
      <w:pPr>
        <w:spacing w:after="200" w:line="480" w:lineRule="auto"/>
        <w:ind w:left="720" w:firstLine="720"/>
        <w:jc w:val="both"/>
      </w:pPr>
      <w:bookmarkStart w:id="371" w:name="_lryxx8soo419" w:colFirst="0" w:colLast="0"/>
      <w:bookmarkEnd w:id="371"/>
      <w:r w:rsidRPr="00967697">
        <w:t xml:space="preserve">The team </w:t>
      </w:r>
      <w:del w:id="372" w:author="DAISY CASIPIT" w:date="2026-06-10T16:51:00Z">
        <w:r w:rsidRPr="00967697" w:rsidDel="00C42158">
          <w:delText>will</w:delText>
        </w:r>
      </w:del>
      <w:r w:rsidRPr="00967697">
        <w:t xml:space="preserve"> create a test set with real COG documents and fake documents that show fraudulent activity to evaluate the fraud detection system. The standard set of classification metrics will be used to score it. The most important metric people closely examine is the false-negative rate. The model requires you to detect at least 85 percent of all altered documents while maintaining a false-negative rate of 15 percent or lower, because letting a forged document go undetected causes greater damage to educational integrity. The organization needs to maintain its false-positive rate below 20 percent. Table 6 aligns those targets with published findings from comparable studies (</w:t>
      </w:r>
      <w:r w:rsidRPr="00967697">
        <w:rPr>
          <w:b/>
          <w:bCs/>
          <w:i/>
          <w:iCs/>
        </w:rPr>
        <w:t>See Appendix B, Table 6, Page 49</w:t>
      </w:r>
      <w:r w:rsidRPr="00967697">
        <w:t>).</w:t>
      </w:r>
    </w:p>
    <w:p w14:paraId="748249A5" w14:textId="77777777" w:rsidR="008335FC" w:rsidRPr="00967697" w:rsidRDefault="00073209">
      <w:pPr>
        <w:pStyle w:val="Heading3"/>
        <w:ind w:left="720"/>
      </w:pPr>
      <w:bookmarkStart w:id="373" w:name="_97widq463fk1" w:colFirst="0" w:colLast="0"/>
      <w:bookmarkEnd w:id="373"/>
      <w:r w:rsidRPr="00967697">
        <w:t>User Acceptance Testing</w:t>
      </w:r>
    </w:p>
    <w:p w14:paraId="4550358E" w14:textId="6CA7D1B6" w:rsidR="008335FC" w:rsidRPr="00967697" w:rsidRDefault="00073209">
      <w:pPr>
        <w:spacing w:before="240" w:after="120" w:line="480" w:lineRule="auto"/>
        <w:ind w:left="720" w:firstLine="720"/>
        <w:jc w:val="both"/>
      </w:pPr>
      <w:r w:rsidRPr="00967697">
        <w:t xml:space="preserve">The User Acceptance Testing stage assesses system efficiency by testing it with actual users. The OSA staff </w:t>
      </w:r>
      <w:del w:id="374" w:author="DAISY CASIPIT" w:date="2026-06-10T16:52:00Z">
        <w:r w:rsidRPr="00967697" w:rsidDel="00C42158">
          <w:delText>will</w:delText>
        </w:r>
      </w:del>
      <w:r w:rsidRPr="00967697">
        <w:t xml:space="preserve"> select</w:t>
      </w:r>
      <w:ins w:id="375" w:author="DAISY CASIPIT" w:date="2026-06-10T16:52:00Z">
        <w:r w:rsidR="00C42158">
          <w:t>s</w:t>
        </w:r>
      </w:ins>
      <w:r w:rsidRPr="00967697">
        <w:t xml:space="preserve"> five to eight team members with diverse technical skills for project evaluation. The participant pool </w:t>
      </w:r>
      <w:del w:id="376" w:author="DAISY CASIPIT" w:date="2026-06-10T16:52:00Z">
        <w:r w:rsidRPr="00967697" w:rsidDel="00C42158">
          <w:delText>will</w:delText>
        </w:r>
      </w:del>
      <w:r w:rsidRPr="00967697">
        <w:t xml:space="preserve"> consist</w:t>
      </w:r>
      <w:ins w:id="377" w:author="DAISY CASIPIT" w:date="2026-06-10T16:52:00Z">
        <w:r w:rsidR="00C42158">
          <w:t>s</w:t>
        </w:r>
      </w:ins>
      <w:r w:rsidRPr="00967697">
        <w:t xml:space="preserve"> of </w:t>
      </w:r>
      <w:r w:rsidRPr="00967697">
        <w:lastRenderedPageBreak/>
        <w:t xml:space="preserve">the OSA head, scholarship officers, and administrative staff directly involved in the scholarship application review process, ensuring that the evaluators represent the actual end users of the system. The group size functions as a complete census because Creswell and Creswell (2018) define it as both ethical and scientifically valid when researchers can fully access a small target population. The findings show that A.E.G.I.S. functions properly at CLSU OSA, but the findings do not extend to all Philippine HEI scholarship offices. Each evaluator </w:t>
      </w:r>
      <w:del w:id="378" w:author="DAISY CASIPIT" w:date="2026-06-10T16:52:00Z">
        <w:r w:rsidRPr="00967697" w:rsidDel="00C42158">
          <w:delText>will</w:delText>
        </w:r>
      </w:del>
      <w:r w:rsidRPr="00967697">
        <w:t xml:space="preserve"> use</w:t>
      </w:r>
      <w:ins w:id="379" w:author="DAISY CASIPIT" w:date="2026-06-10T16:53:00Z">
        <w:r w:rsidR="00C42158">
          <w:t>s</w:t>
        </w:r>
      </w:ins>
      <w:r w:rsidRPr="00967697">
        <w:t xml:space="preserve"> their personal browser to navigate the system at their own pace.</w:t>
      </w:r>
    </w:p>
    <w:p w14:paraId="312350BE" w14:textId="12439B2F" w:rsidR="008335FC" w:rsidRPr="00967697" w:rsidRDefault="00073209">
      <w:pPr>
        <w:spacing w:before="240" w:after="120" w:line="480" w:lineRule="auto"/>
        <w:ind w:left="720" w:firstLine="720"/>
        <w:jc w:val="both"/>
      </w:pPr>
      <w:r w:rsidRPr="00967697">
        <w:t xml:space="preserve"> The evaluators </w:t>
      </w:r>
      <w:del w:id="380" w:author="DAISY CASIPIT" w:date="2026-06-10T16:53:00Z">
        <w:r w:rsidRPr="00967697" w:rsidDel="00C42158">
          <w:delText>will</w:delText>
        </w:r>
      </w:del>
      <w:r w:rsidRPr="00967697">
        <w:t xml:space="preserve"> assess the fixed document set through testing that uses 30 preloaded dummy COG documents, some containing real documents and others containing altered documents. The evaluation </w:t>
      </w:r>
      <w:del w:id="381" w:author="DAISY CASIPIT" w:date="2026-06-10T16:53:00Z">
        <w:r w:rsidRPr="00967697" w:rsidDel="00C42158">
          <w:delText>will</w:delText>
        </w:r>
      </w:del>
      <w:r w:rsidRPr="00967697">
        <w:t xml:space="preserve"> follow</w:t>
      </w:r>
      <w:ins w:id="382" w:author="DAISY CASIPIT" w:date="2026-06-10T16:53:00Z">
        <w:r w:rsidR="00C42158">
          <w:t>s</w:t>
        </w:r>
      </w:ins>
      <w:r w:rsidRPr="00967697">
        <w:t xml:space="preserve"> a blind-first sequence: reviewers make their own authenticity judgment before the AI fraud probability score and heatmap become visible. The design </w:t>
      </w:r>
      <w:del w:id="383" w:author="DAISY CASIPIT" w:date="2026-06-10T16:53:00Z">
        <w:r w:rsidRPr="00967697" w:rsidDel="00C42158">
          <w:delText>will</w:delText>
        </w:r>
      </w:del>
      <w:r w:rsidRPr="00967697">
        <w:t xml:space="preserve"> enable</w:t>
      </w:r>
      <w:ins w:id="384" w:author="DAISY CASIPIT" w:date="2026-06-10T16:53:00Z">
        <w:r w:rsidR="00C42158">
          <w:t>s</w:t>
        </w:r>
      </w:ins>
      <w:r w:rsidRPr="00967697">
        <w:t xml:space="preserve"> the team to assess two aspects: the agreement between human assessments and AI results, and the impact of AI score visibility on assessor performance in upcoming tasks. The performance assessment process uses a standardized questionnaire that follows the ISO/IEC 25010 product quality framework to evaluate five different quality dimensions. The responses use a five-point Likert scale ranging from 1 (Strongly Disagree) to 5 (Strongly Agree). The team </w:t>
      </w:r>
      <w:del w:id="385" w:author="DAISY CASIPIT" w:date="2026-06-10T16:54:00Z">
        <w:r w:rsidRPr="00967697" w:rsidDel="00C42158">
          <w:delText>will</w:delText>
        </w:r>
      </w:del>
      <w:r w:rsidRPr="00967697">
        <w:t xml:space="preserve"> create questionnaire items that establish a coherent system that enables assessments of both single features and total system performance.</w:t>
      </w:r>
    </w:p>
    <w:p w14:paraId="32DD5FCB" w14:textId="77777777" w:rsidR="008335FC" w:rsidRPr="00967697" w:rsidRDefault="00073209">
      <w:pPr>
        <w:pStyle w:val="Heading2"/>
        <w:numPr>
          <w:ilvl w:val="0"/>
          <w:numId w:val="1"/>
        </w:numPr>
        <w:rPr>
          <w:sz w:val="24"/>
          <w:szCs w:val="24"/>
        </w:rPr>
      </w:pPr>
      <w:bookmarkStart w:id="386" w:name="_13exy9ja7lm4" w:colFirst="0" w:colLast="0"/>
      <w:bookmarkEnd w:id="386"/>
      <w:r w:rsidRPr="00967697">
        <w:rPr>
          <w:sz w:val="24"/>
          <w:szCs w:val="24"/>
        </w:rPr>
        <w:t>Ethical Considerations</w:t>
      </w:r>
    </w:p>
    <w:p w14:paraId="71B0AF42" w14:textId="62727C9F" w:rsidR="008335FC" w:rsidRPr="00967697" w:rsidRDefault="00073209">
      <w:pPr>
        <w:spacing w:after="200" w:line="480" w:lineRule="auto"/>
        <w:ind w:firstLine="720"/>
        <w:jc w:val="both"/>
      </w:pPr>
      <w:r w:rsidRPr="00967697">
        <w:lastRenderedPageBreak/>
        <w:t xml:space="preserve">The actual student information </w:t>
      </w:r>
      <w:ins w:id="387" w:author="DAISY CASIPIT" w:date="2026-06-10T16:55:00Z">
        <w:r w:rsidR="00C42158">
          <w:t xml:space="preserve">is </w:t>
        </w:r>
      </w:ins>
      <w:del w:id="388" w:author="DAISY CASIPIT" w:date="2026-06-10T16:54:00Z">
        <w:r w:rsidRPr="00967697" w:rsidDel="00C42158">
          <w:delText>will be</w:delText>
        </w:r>
      </w:del>
      <w:r w:rsidRPr="00967697">
        <w:t xml:space="preserve"> used in this project because OSA personnel </w:t>
      </w:r>
      <w:del w:id="389" w:author="DAISY CASIPIT" w:date="2026-06-10T16:55:00Z">
        <w:r w:rsidRPr="00967697" w:rsidDel="00C42158">
          <w:delText>will</w:delText>
        </w:r>
      </w:del>
      <w:r w:rsidRPr="00967697">
        <w:t xml:space="preserve"> serve</w:t>
      </w:r>
      <w:ins w:id="390" w:author="DAISY CASIPIT" w:date="2026-06-10T16:55:00Z">
        <w:r w:rsidR="00C42158">
          <w:t>s</w:t>
        </w:r>
      </w:ins>
      <w:r w:rsidRPr="00967697">
        <w:t xml:space="preserve"> as evaluators, which requires all ethical safeguards to be mandatory. The project </w:t>
      </w:r>
      <w:del w:id="391" w:author="DAISY CASIPIT" w:date="2026-06-10T16:55:00Z">
        <w:r w:rsidRPr="00967697" w:rsidDel="00C42158">
          <w:delText>will</w:delText>
        </w:r>
      </w:del>
      <w:r w:rsidRPr="00967697">
        <w:t xml:space="preserve"> implement</w:t>
      </w:r>
      <w:ins w:id="392" w:author="DAISY CASIPIT" w:date="2026-06-10T16:55:00Z">
        <w:r w:rsidR="00C42158">
          <w:t>s</w:t>
        </w:r>
      </w:ins>
      <w:r w:rsidRPr="00967697">
        <w:t xml:space="preserve"> multiple protective measures that </w:t>
      </w:r>
      <w:del w:id="393" w:author="DAISY CASIPIT" w:date="2026-06-10T16:56:00Z">
        <w:r w:rsidRPr="00967697" w:rsidDel="00C42158">
          <w:delText>will</w:delText>
        </w:r>
      </w:del>
      <w:r w:rsidRPr="00967697">
        <w:t xml:space="preserve"> begin in the initial development phase and continue through to final deployment.</w:t>
      </w:r>
    </w:p>
    <w:p w14:paraId="22405FE1" w14:textId="5D23CE34" w:rsidR="008335FC" w:rsidRPr="00967697" w:rsidRDefault="00073209">
      <w:pPr>
        <w:numPr>
          <w:ilvl w:val="0"/>
          <w:numId w:val="2"/>
        </w:numPr>
        <w:spacing w:after="100" w:line="480" w:lineRule="auto"/>
        <w:jc w:val="both"/>
      </w:pPr>
      <w:r w:rsidRPr="00967697">
        <w:rPr>
          <w:b/>
          <w:bCs/>
        </w:rPr>
        <w:t>IRB Clearance.</w:t>
      </w:r>
      <w:r w:rsidRPr="00967697">
        <w:t xml:space="preserve"> The team </w:t>
      </w:r>
      <w:del w:id="394" w:author="DAISY CASIPIT" w:date="2026-06-10T16:57:00Z">
        <w:r w:rsidRPr="00967697" w:rsidDel="00C42158">
          <w:delText>will</w:delText>
        </w:r>
      </w:del>
      <w:r w:rsidRPr="00967697">
        <w:t xml:space="preserve"> seek formal ethical clearance from the CLSU Research Ethics Committee before any data collection involving real users. The project </w:t>
      </w:r>
      <w:proofErr w:type="spellStart"/>
      <w:r w:rsidRPr="00967697">
        <w:t>can</w:t>
      </w:r>
      <w:ins w:id="395" w:author="DAISY CASIPIT" w:date="2026-06-10T16:57:00Z">
        <w:r w:rsidR="00C42158">
          <w:t xml:space="preserve"> </w:t>
        </w:r>
      </w:ins>
      <w:r w:rsidRPr="00967697">
        <w:t>not</w:t>
      </w:r>
      <w:proofErr w:type="spellEnd"/>
      <w:r w:rsidRPr="00967697">
        <w:t xml:space="preserve"> use actual student records at any stage until it receives this clearance.</w:t>
      </w:r>
    </w:p>
    <w:p w14:paraId="1AAAF99B" w14:textId="77777777" w:rsidR="008335FC" w:rsidRPr="00967697" w:rsidRDefault="00073209">
      <w:pPr>
        <w:numPr>
          <w:ilvl w:val="0"/>
          <w:numId w:val="2"/>
        </w:numPr>
        <w:spacing w:after="100" w:line="480" w:lineRule="auto"/>
        <w:jc w:val="both"/>
      </w:pPr>
      <w:r w:rsidRPr="00967697">
        <w:rPr>
          <w:b/>
          <w:bCs/>
        </w:rPr>
        <w:t>Informed Consent.</w:t>
      </w:r>
      <w:r w:rsidRPr="00967697">
        <w:t xml:space="preserve"> The OSA staff members and all UAT student participants </w:t>
      </w:r>
      <w:del w:id="396" w:author="DAISY CASIPIT" w:date="2026-06-10T22:49:00Z">
        <w:r w:rsidRPr="00967697" w:rsidDel="00AD5E23">
          <w:delText>will</w:delText>
        </w:r>
      </w:del>
      <w:r w:rsidRPr="00967697">
        <w:t xml:space="preserve"> receive an Informed Consent Form, which they must sign. This form contains details about the study objectives, the data collection process, and the methods for data management and use, and explains participants' right to stop participating at any time without facing any penalties.</w:t>
      </w:r>
    </w:p>
    <w:p w14:paraId="2C3671FF" w14:textId="7FF02D53" w:rsidR="008335FC" w:rsidRPr="00967697" w:rsidRDefault="00073209">
      <w:pPr>
        <w:numPr>
          <w:ilvl w:val="0"/>
          <w:numId w:val="2"/>
        </w:numPr>
        <w:spacing w:after="100" w:line="480" w:lineRule="auto"/>
        <w:jc w:val="both"/>
      </w:pPr>
      <w:r w:rsidRPr="00967697">
        <w:rPr>
          <w:b/>
          <w:bCs/>
        </w:rPr>
        <w:t>Data Anonymization.</w:t>
      </w:r>
      <w:r w:rsidRPr="00967697">
        <w:t xml:space="preserve"> The team </w:t>
      </w:r>
      <w:ins w:id="397" w:author="DAISY CASIPIT" w:date="2026-06-10T22:50:00Z">
        <w:r w:rsidR="00AD5E23">
          <w:t xml:space="preserve">does </w:t>
        </w:r>
      </w:ins>
      <w:del w:id="398" w:author="DAISY CASIPIT" w:date="2026-06-10T22:50:00Z">
        <w:r w:rsidRPr="00967697" w:rsidDel="00AD5E23">
          <w:delText xml:space="preserve">will </w:delText>
        </w:r>
      </w:del>
      <w:r w:rsidRPr="00967697">
        <w:t>not use any real student academic records for AI training, validation, or testing at any stage. The research team created dummy documents that serve as COG samples for their testing procedure.</w:t>
      </w:r>
    </w:p>
    <w:p w14:paraId="3FC01070" w14:textId="3C07D006" w:rsidR="008335FC" w:rsidRPr="00967697" w:rsidRDefault="00073209">
      <w:pPr>
        <w:numPr>
          <w:ilvl w:val="0"/>
          <w:numId w:val="2"/>
        </w:numPr>
        <w:spacing w:after="100" w:line="480" w:lineRule="auto"/>
        <w:jc w:val="both"/>
      </w:pPr>
      <w:r w:rsidRPr="00967697">
        <w:rPr>
          <w:b/>
          <w:bCs/>
        </w:rPr>
        <w:t>Data Minimization.</w:t>
      </w:r>
      <w:r w:rsidRPr="00967697">
        <w:t xml:space="preserve"> The system </w:t>
      </w:r>
      <w:del w:id="399" w:author="DAISY CASIPIT" w:date="2026-06-10T22:51:00Z">
        <w:r w:rsidRPr="00967697" w:rsidDel="00AD5E23">
          <w:delText xml:space="preserve">will </w:delText>
        </w:r>
      </w:del>
      <w:r w:rsidRPr="00967697">
        <w:t>collect</w:t>
      </w:r>
      <w:ins w:id="400" w:author="DAISY CASIPIT" w:date="2026-06-10T22:51:00Z">
        <w:r w:rsidR="00AD5E23">
          <w:t>s</w:t>
        </w:r>
      </w:ins>
      <w:r w:rsidRPr="00967697">
        <w:t xml:space="preserve"> only the information strictly required for scholarship processing functions, in compliance with the data minimization principle established in the implementing rules of R.A. 10173.</w:t>
      </w:r>
    </w:p>
    <w:p w14:paraId="4643797F" w14:textId="6A93939C" w:rsidR="008335FC" w:rsidRPr="00967697" w:rsidRDefault="00073209">
      <w:pPr>
        <w:numPr>
          <w:ilvl w:val="0"/>
          <w:numId w:val="2"/>
        </w:numPr>
        <w:spacing w:after="100" w:line="480" w:lineRule="auto"/>
        <w:jc w:val="both"/>
      </w:pPr>
      <w:r w:rsidRPr="00967697">
        <w:rPr>
          <w:b/>
          <w:bCs/>
        </w:rPr>
        <w:t>Access Control and Encryption</w:t>
      </w:r>
      <w:r w:rsidRPr="00967697">
        <w:t xml:space="preserve">. All production and test data </w:t>
      </w:r>
      <w:ins w:id="401" w:author="DAISY CASIPIT" w:date="2026-06-10T22:51:00Z">
        <w:r w:rsidR="00AD5E23">
          <w:t xml:space="preserve">are </w:t>
        </w:r>
      </w:ins>
      <w:del w:id="402" w:author="DAISY CASIPIT" w:date="2026-06-10T22:51:00Z">
        <w:r w:rsidRPr="00967697" w:rsidDel="00AD5E23">
          <w:delText>will be</w:delText>
        </w:r>
      </w:del>
      <w:r w:rsidRPr="00967697">
        <w:t xml:space="preserve"> protected through RBAC, with sensitive database fields encrypted at rest using AES-256 and all network transmissions encrypted via SSL/TLS. The system </w:t>
      </w:r>
      <w:del w:id="403" w:author="DAISY CASIPIT" w:date="2026-06-10T22:51:00Z">
        <w:r w:rsidRPr="00967697" w:rsidDel="00AD5E23">
          <w:delText>will</w:delText>
        </w:r>
      </w:del>
      <w:r w:rsidRPr="00967697">
        <w:t xml:space="preserve"> implement</w:t>
      </w:r>
      <w:ins w:id="404" w:author="DAISY CASIPIT" w:date="2026-06-10T22:51:00Z">
        <w:r w:rsidR="00AD5E23">
          <w:t>s</w:t>
        </w:r>
      </w:ins>
      <w:r w:rsidRPr="00967697">
        <w:t xml:space="preserve"> role-based access control to protect all production and testing data, and sensitive </w:t>
      </w:r>
      <w:r w:rsidRPr="00967697">
        <w:lastRenderedPageBreak/>
        <w:t xml:space="preserve">database fields </w:t>
      </w:r>
      <w:ins w:id="405" w:author="DAISY CASIPIT" w:date="2026-06-10T22:52:00Z">
        <w:r w:rsidR="00AD5E23">
          <w:t xml:space="preserve">are </w:t>
        </w:r>
      </w:ins>
      <w:del w:id="406" w:author="DAISY CASIPIT" w:date="2026-06-10T22:52:00Z">
        <w:r w:rsidRPr="00967697" w:rsidDel="00AD5E23">
          <w:delText>will be</w:delText>
        </w:r>
      </w:del>
      <w:r w:rsidRPr="00967697">
        <w:t xml:space="preserve"> encrypted using AES-256, and network traffic </w:t>
      </w:r>
      <w:ins w:id="407" w:author="DAISY CASIPIT" w:date="2026-06-10T22:52:00Z">
        <w:r w:rsidR="00AD5E23">
          <w:t xml:space="preserve">is </w:t>
        </w:r>
      </w:ins>
      <w:del w:id="408" w:author="DAISY CASIPIT" w:date="2026-06-10T22:52:00Z">
        <w:r w:rsidRPr="00967697" w:rsidDel="00AD5E23">
          <w:delText>will be</w:delText>
        </w:r>
      </w:del>
      <w:r w:rsidRPr="00967697">
        <w:t xml:space="preserve"> secured using SSL/TLS.</w:t>
      </w:r>
    </w:p>
    <w:p w14:paraId="2598CAB0" w14:textId="404A231D" w:rsidR="008335FC" w:rsidRPr="00967697" w:rsidRDefault="00073209">
      <w:pPr>
        <w:numPr>
          <w:ilvl w:val="0"/>
          <w:numId w:val="2"/>
        </w:numPr>
        <w:spacing w:after="100" w:line="480" w:lineRule="auto"/>
        <w:jc w:val="both"/>
      </w:pPr>
      <w:r w:rsidRPr="00967697">
        <w:rPr>
          <w:b/>
          <w:bCs/>
        </w:rPr>
        <w:t>Secure Data Disposal.</w:t>
      </w:r>
      <w:r w:rsidRPr="00967697">
        <w:t xml:space="preserve"> The project </w:t>
      </w:r>
      <w:del w:id="409" w:author="DAISY CASIPIT" w:date="2026-06-10T22:52:00Z">
        <w:r w:rsidRPr="00967697" w:rsidDel="00AD5E23">
          <w:delText xml:space="preserve">will </w:delText>
        </w:r>
      </w:del>
      <w:r w:rsidRPr="00967697">
        <w:t>result</w:t>
      </w:r>
      <w:ins w:id="410" w:author="DAISY CASIPIT" w:date="2026-06-10T22:52:00Z">
        <w:r w:rsidR="00AD5E23">
          <w:t>s</w:t>
        </w:r>
      </w:ins>
      <w:r w:rsidRPr="00967697">
        <w:t xml:space="preserve"> in the secure deletion of all development and testing datasets, together with dummy documents and intermediate data files. The A.E.G.I.S. project </w:t>
      </w:r>
      <w:del w:id="411" w:author="DAISY CASIPIT" w:date="2026-06-10T22:53:00Z">
        <w:r w:rsidRPr="00967697" w:rsidDel="00AD5E23">
          <w:delText>w</w:delText>
        </w:r>
      </w:del>
      <w:del w:id="412" w:author="DAISY CASIPIT" w:date="2026-06-10T22:52:00Z">
        <w:r w:rsidRPr="00967697" w:rsidDel="00AD5E23">
          <w:delText>ill</w:delText>
        </w:r>
      </w:del>
      <w:r w:rsidRPr="00967697">
        <w:t xml:space="preserve"> </w:t>
      </w:r>
      <w:del w:id="413" w:author="DAISY CASIPIT" w:date="2026-06-10T22:53:00Z">
        <w:r w:rsidRPr="00967697" w:rsidDel="00AD5E23">
          <w:delText>achieve</w:delText>
        </w:r>
      </w:del>
      <w:ins w:id="414" w:author="DAISY CASIPIT" w:date="2026-06-10T22:53:00Z">
        <w:r w:rsidR="00AD5E23">
          <w:t xml:space="preserve"> complies with the</w:t>
        </w:r>
      </w:ins>
      <w:r w:rsidRPr="00967697">
        <w:t xml:space="preserve"> R.A. 10173 </w:t>
      </w:r>
      <w:del w:id="415" w:author="DAISY CASIPIT" w:date="2026-06-10T22:53:00Z">
        <w:r w:rsidRPr="00967697" w:rsidDel="00AD5E23">
          <w:delText>compliance</w:delText>
        </w:r>
      </w:del>
      <w:r w:rsidRPr="00967697">
        <w:t xml:space="preserve"> together with CLSU Research Ethics Committee ethical standards according to these protective measures, which </w:t>
      </w:r>
      <w:del w:id="416" w:author="DAISY CASIPIT" w:date="2026-06-10T22:55:00Z">
        <w:r w:rsidRPr="00967697" w:rsidDel="00AD5E23">
          <w:delText>will</w:delText>
        </w:r>
      </w:del>
      <w:r w:rsidRPr="00967697">
        <w:t xml:space="preserve"> safeguard all project participants</w:t>
      </w:r>
      <w:del w:id="417" w:author="DAISY CASIPIT" w:date="2026-06-08T23:00:00Z">
        <w:r w:rsidRPr="00967697" w:rsidDel="00513115">
          <w:delText xml:space="preserve"> and</w:delText>
        </w:r>
      </w:del>
      <w:ins w:id="418" w:author="DAISY CASIPIT" w:date="2026-06-08T23:00:00Z">
        <w:r w:rsidR="00513115">
          <w:t>,</w:t>
        </w:r>
      </w:ins>
      <w:r w:rsidRPr="00967697">
        <w:t xml:space="preserve"> stakeholders, and data subjects throughout the project.</w:t>
      </w:r>
    </w:p>
    <w:p w14:paraId="71A49BB3" w14:textId="77777777" w:rsidR="008335FC" w:rsidRPr="00967697" w:rsidRDefault="00073209">
      <w:pPr>
        <w:pStyle w:val="Heading2"/>
        <w:numPr>
          <w:ilvl w:val="0"/>
          <w:numId w:val="1"/>
        </w:numPr>
        <w:spacing w:line="480" w:lineRule="auto"/>
        <w:rPr>
          <w:sz w:val="24"/>
          <w:szCs w:val="24"/>
        </w:rPr>
      </w:pPr>
      <w:bookmarkStart w:id="419" w:name="_1mbm2ol0lo5p" w:colFirst="0" w:colLast="0"/>
      <w:bookmarkEnd w:id="419"/>
      <w:r w:rsidRPr="00967697">
        <w:rPr>
          <w:sz w:val="24"/>
          <w:szCs w:val="24"/>
        </w:rPr>
        <w:t>Deployment and Post-Deployment Review</w:t>
      </w:r>
    </w:p>
    <w:p w14:paraId="52F61318" w14:textId="05B69BF4" w:rsidR="008335FC" w:rsidRPr="00967697" w:rsidRDefault="00073209">
      <w:pPr>
        <w:spacing w:line="480" w:lineRule="auto"/>
        <w:ind w:firstLine="720"/>
        <w:jc w:val="both"/>
      </w:pPr>
      <w:r w:rsidRPr="00967697">
        <w:t xml:space="preserve">The OSA head </w:t>
      </w:r>
      <w:del w:id="420" w:author="DAISY CASIPIT" w:date="2026-06-10T22:55:00Z">
        <w:r w:rsidRPr="00967697" w:rsidDel="00AD5E23">
          <w:delText>will</w:delText>
        </w:r>
      </w:del>
      <w:r w:rsidRPr="00967697">
        <w:t xml:space="preserve"> provide</w:t>
      </w:r>
      <w:ins w:id="421" w:author="DAISY CASIPIT" w:date="2026-06-10T22:55:00Z">
        <w:r w:rsidR="00AD5E23">
          <w:t>s</w:t>
        </w:r>
      </w:ins>
      <w:r w:rsidRPr="00967697">
        <w:t xml:space="preserve"> written sign-off after UAT testing before deployment begins. The production cloud server</w:t>
      </w:r>
      <w:del w:id="422" w:author="DAISY CASIPIT" w:date="2026-06-10T22:55:00Z">
        <w:r w:rsidRPr="00967697" w:rsidDel="00AD5E23">
          <w:delText xml:space="preserve"> will</w:delText>
        </w:r>
      </w:del>
      <w:r w:rsidRPr="00967697">
        <w:t xml:space="preserve"> operate</w:t>
      </w:r>
      <w:ins w:id="423" w:author="DAISY CASIPIT" w:date="2026-06-10T22:55:00Z">
        <w:r w:rsidR="00AD5E23">
          <w:t>s</w:t>
        </w:r>
      </w:ins>
      <w:r w:rsidRPr="00967697">
        <w:t xml:space="preserve"> under an active SSL/TLS certificate, which allows server firewall rules to accept only HTTPS traffic on port 443. At the same time, the system performs its nightly automated database backups. The research team </w:t>
      </w:r>
      <w:del w:id="424" w:author="DAISY CASIPIT" w:date="2026-06-10T22:56:00Z">
        <w:r w:rsidRPr="00967697" w:rsidDel="00AD5E23">
          <w:delText xml:space="preserve">will </w:delText>
        </w:r>
      </w:del>
      <w:r w:rsidRPr="00967697">
        <w:t>conduct a structured half-day training session for OSA staff, covering system navigation, application processing, AI fraud score and heatmap interpretation, report generation, and basic troubleshooting.</w:t>
      </w:r>
    </w:p>
    <w:p w14:paraId="45475D4E" w14:textId="498997E9" w:rsidR="008335FC" w:rsidRPr="00967697" w:rsidRDefault="00073209">
      <w:pPr>
        <w:spacing w:line="480" w:lineRule="auto"/>
        <w:ind w:firstLine="720"/>
        <w:jc w:val="both"/>
      </w:pPr>
      <w:r w:rsidRPr="00967697">
        <w:t xml:space="preserve">The A.E.G.I.S. system </w:t>
      </w:r>
      <w:del w:id="425" w:author="DAISY CASIPIT" w:date="2026-06-10T22:56:00Z">
        <w:r w:rsidRPr="00967697" w:rsidDel="00AD5E23">
          <w:delText>wil</w:delText>
        </w:r>
      </w:del>
      <w:del w:id="426" w:author="DAISY CASIPIT" w:date="2026-06-10T22:57:00Z">
        <w:r w:rsidRPr="00967697" w:rsidDel="00AD5E23">
          <w:delText>l</w:delText>
        </w:r>
      </w:del>
      <w:r w:rsidRPr="00967697">
        <w:t xml:space="preserve"> begin</w:t>
      </w:r>
      <w:ins w:id="427" w:author="DAISY CASIPIT" w:date="2026-06-10T22:57:00Z">
        <w:r w:rsidR="00AD5E23">
          <w:t>s</w:t>
        </w:r>
      </w:ins>
      <w:r w:rsidRPr="00967697">
        <w:t xml:space="preserve"> its first month of operation with 30 days of continuous monitoring. The team</w:t>
      </w:r>
      <w:del w:id="428" w:author="DAISY CASIPIT" w:date="2026-06-10T22:57:00Z">
        <w:r w:rsidRPr="00967697" w:rsidDel="00AD5E23">
          <w:delText xml:space="preserve"> will</w:delText>
        </w:r>
      </w:del>
      <w:r w:rsidRPr="00967697">
        <w:t xml:space="preserve"> conduct weekly reviews of error logs to implement specific patches that address critical bugs and usability problems as they arise. The review period </w:t>
      </w:r>
      <w:del w:id="429" w:author="DAISY CASIPIT" w:date="2026-06-10T22:57:00Z">
        <w:r w:rsidRPr="00967697" w:rsidDel="00AD5E23">
          <w:delText xml:space="preserve">will </w:delText>
        </w:r>
      </w:del>
      <w:r w:rsidRPr="00967697">
        <w:t>end</w:t>
      </w:r>
      <w:ins w:id="430" w:author="DAISY CASIPIT" w:date="2026-06-10T22:57:00Z">
        <w:r w:rsidR="00AD5E23">
          <w:t>s</w:t>
        </w:r>
      </w:ins>
      <w:r w:rsidRPr="00967697">
        <w:t xml:space="preserve"> with the delivery of a complete post-deployment evaluation report to both the OSA head and the CLSU Research Office, which includes system performance data, post-deployment user survey results, and all applied patches. The monitoring period </w:t>
      </w:r>
      <w:del w:id="431" w:author="DAISY CASIPIT" w:date="2026-06-10T22:57:00Z">
        <w:r w:rsidRPr="00967697" w:rsidDel="00AD5E23">
          <w:delText>will</w:delText>
        </w:r>
      </w:del>
      <w:r w:rsidRPr="00967697">
        <w:t xml:space="preserve"> require</w:t>
      </w:r>
      <w:ins w:id="432" w:author="DAISY CASIPIT" w:date="2026-06-10T22:58:00Z">
        <w:r w:rsidR="00AD5E23">
          <w:t>s</w:t>
        </w:r>
      </w:ins>
      <w:r w:rsidRPr="00967697">
        <w:t xml:space="preserve"> the team to track essential system metrics, including AI module prediction </w:t>
      </w:r>
      <w:r w:rsidRPr="00967697">
        <w:lastRenderedPageBreak/>
        <w:t xml:space="preserve">accuracy, server uptime, average page response time, and the false-positive rate requiring manual review, which </w:t>
      </w:r>
      <w:del w:id="433" w:author="DAISY CASIPIT" w:date="2026-06-10T22:58:00Z">
        <w:r w:rsidRPr="00967697" w:rsidDel="00AD5E23">
          <w:delText>will</w:delText>
        </w:r>
      </w:del>
      <w:r w:rsidRPr="00967697">
        <w:t xml:space="preserve"> help them identify performance issues on time.</w:t>
      </w:r>
    </w:p>
    <w:p w14:paraId="5DD34E27" w14:textId="738DFE32" w:rsidR="008335FC" w:rsidRPr="00967697" w:rsidRDefault="00073209">
      <w:pPr>
        <w:spacing w:line="480" w:lineRule="auto"/>
        <w:ind w:firstLine="720"/>
        <w:jc w:val="both"/>
      </w:pPr>
      <w:r w:rsidRPr="00967697">
        <w:t xml:space="preserve">The research team </w:t>
      </w:r>
      <w:del w:id="434" w:author="DAISY CASIPIT" w:date="2026-06-10T22:58:00Z">
        <w:r w:rsidRPr="00967697" w:rsidDel="00AD5E23">
          <w:delText>will</w:delText>
        </w:r>
      </w:del>
      <w:r w:rsidRPr="00967697">
        <w:t xml:space="preserve"> establish a formal handover agreement together with CLSU OSA and the College of Engineering to ensure A.E.G.I.S. maintains its operations after project completion. The agreement </w:t>
      </w:r>
      <w:del w:id="435" w:author="DAISY CASIPIT" w:date="2026-06-10T22:59:00Z">
        <w:r w:rsidRPr="00967697" w:rsidDel="00AD5E23">
          <w:delText>will</w:delText>
        </w:r>
      </w:del>
      <w:r w:rsidRPr="00967697">
        <w:t xml:space="preserve"> identif</w:t>
      </w:r>
      <w:ins w:id="436" w:author="DAISY CASIPIT" w:date="2026-06-10T22:59:00Z">
        <w:r w:rsidR="00AD5E23">
          <w:t>ies</w:t>
        </w:r>
      </w:ins>
      <w:del w:id="437" w:author="DAISY CASIPIT" w:date="2026-06-10T22:59:00Z">
        <w:r w:rsidRPr="00967697" w:rsidDel="00AD5E23">
          <w:delText>y</w:delText>
        </w:r>
      </w:del>
      <w:r w:rsidRPr="00967697">
        <w:t xml:space="preserve"> a dedicated system custodian, who should be an IT staff member from the college or the OSA head. It </w:t>
      </w:r>
      <w:del w:id="438" w:author="DAISY CASIPIT" w:date="2026-06-10T23:00:00Z">
        <w:r w:rsidRPr="00967697" w:rsidDel="00AD5E23">
          <w:delText>will</w:delText>
        </w:r>
      </w:del>
      <w:r w:rsidRPr="00967697">
        <w:t xml:space="preserve"> outline</w:t>
      </w:r>
      <w:ins w:id="439" w:author="DAISY CASIPIT" w:date="2026-06-10T23:00:00Z">
        <w:r w:rsidR="00AD5E23">
          <w:t>s</w:t>
        </w:r>
      </w:ins>
      <w:r w:rsidRPr="00967697">
        <w:t xml:space="preserve"> server hosting procedures and backup methods, and define the process for handling major system outages. The final project deliverables include a System Administration Manual, which </w:t>
      </w:r>
      <w:del w:id="440" w:author="DAISY CASIPIT" w:date="2026-06-10T23:00:00Z">
        <w:r w:rsidRPr="00967697" w:rsidDel="00AD5E23">
          <w:delText xml:space="preserve">will </w:delText>
        </w:r>
      </w:del>
      <w:r w:rsidRPr="00967697">
        <w:t xml:space="preserve">assist the designated custodian in their responsibilities. The AI classification module </w:t>
      </w:r>
      <w:del w:id="441" w:author="DAISY CASIPIT" w:date="2026-06-10T23:00:00Z">
        <w:r w:rsidRPr="00967697" w:rsidDel="00AD5E23">
          <w:delText>will</w:delText>
        </w:r>
      </w:del>
      <w:r w:rsidRPr="00967697">
        <w:t xml:space="preserve"> require</w:t>
      </w:r>
      <w:ins w:id="442" w:author="DAISY CASIPIT" w:date="2026-06-10T23:00:00Z">
        <w:r w:rsidR="00AD5E23">
          <w:t>s</w:t>
        </w:r>
      </w:ins>
      <w:r w:rsidRPr="00967697">
        <w:t xml:space="preserve"> yearly revalidation through testing with new dummy COG documents, which </w:t>
      </w:r>
      <w:del w:id="443" w:author="DAISY CASIPIT" w:date="2026-06-10T23:00:00Z">
        <w:r w:rsidRPr="00967697" w:rsidDel="00AD5E23">
          <w:delText>wil</w:delText>
        </w:r>
      </w:del>
      <w:r w:rsidRPr="00967697">
        <w:t xml:space="preserve">l serve as its evaluation method. The model </w:t>
      </w:r>
      <w:del w:id="444" w:author="DAISY CASIPIT" w:date="2026-06-10T23:01:00Z">
        <w:r w:rsidRPr="00967697" w:rsidDel="00AD5E23">
          <w:delText xml:space="preserve">will </w:delText>
        </w:r>
      </w:del>
      <w:r w:rsidRPr="00967697">
        <w:t>maintain</w:t>
      </w:r>
      <w:ins w:id="445" w:author="DAISY CASIPIT" w:date="2026-06-10T23:01:00Z">
        <w:r w:rsidR="00AD5E23">
          <w:t>s</w:t>
        </w:r>
      </w:ins>
      <w:r w:rsidRPr="00967697">
        <w:t xml:space="preserve"> accuracy because document formatting, scanning equipment, and manipulation techniques have evolved since the original training data was collected.</w:t>
      </w:r>
    </w:p>
    <w:p w14:paraId="0E6A1FB0" w14:textId="77777777" w:rsidR="008335FC" w:rsidRPr="00967697" w:rsidRDefault="008335FC">
      <w:pPr>
        <w:spacing w:line="276" w:lineRule="auto"/>
      </w:pPr>
    </w:p>
    <w:p w14:paraId="184E5D89" w14:textId="77777777" w:rsidR="008335FC" w:rsidRPr="00967697" w:rsidRDefault="008335FC">
      <w:pPr>
        <w:spacing w:line="480" w:lineRule="auto"/>
        <w:ind w:firstLine="720"/>
        <w:jc w:val="both"/>
      </w:pPr>
    </w:p>
    <w:p>
      <w:pPr/>
      <w:r>
        <w:br w:type="page"/>
      </w:r>
    </w:p>
    <w:p>
      <w:pPr>
        <w:pStyle w:val="Heading1"/>
        <w:keepNext/>
        <w:spacing w:line="276" w:lineRule="auto" w:before="240" w:after="120"/>
      </w:pPr>
      <w:r>
        <w:rPr>
          <w:b w:val="0"/>
        </w:rPr>
        <w:t>CHAPTER IV</w:t>
      </w:r>
    </w:p>
    <w:p>
      <w:pPr>
        <w:pStyle w:val="Heading1"/>
        <w:keepNext/>
        <w:spacing w:line="276" w:lineRule="auto" w:before="240" w:after="120"/>
      </w:pPr>
      <w:r>
        <w:rPr>
          <w:b w:val="0"/>
        </w:rPr>
        <w:t>RESULTS AND DISCUSSION</w:t>
      </w:r>
    </w:p>
    <w:p>
      <w:pPr>
        <w:spacing w:line="480" w:lineRule="auto" w:after="240"/>
      </w:pPr>
      <w:r>
        <w:rPr>
          <w:b w:val="0"/>
        </w:rPr>
        <w:t>This chapter presents the results of the development, testing, and evaluation of A.E.G.I.S. The discussion is organized according to the five work items outlined in Chapter III, followed by the results of AI module accuracy testing and User Acceptance Testing (UAT). Each section describes the implemented feature, its correspondence to the original requirements and objectives, and its implications for the CLSU OSA scholarship management workflow.</w:t>
      </w:r>
    </w:p>
    <w:p>
      <w:pPr>
        <w:pStyle w:val="Heading2"/>
        <w:keepNext/>
        <w:spacing w:line="276" w:lineRule="auto" w:before="240" w:after="120"/>
      </w:pPr>
      <w:r>
        <w:rPr>
          <w:b w:val="0"/>
        </w:rPr>
        <w:t>Implemented System Modules</w:t>
      </w:r>
    </w:p>
    <w:p>
      <w:pPr>
        <w:pStyle w:val="Heading3"/>
        <w:keepNext/>
        <w:spacing w:line="276" w:lineRule="auto" w:before="240" w:after="120"/>
      </w:pPr>
      <w:r>
        <w:rPr>
          <w:b w:val="0"/>
        </w:rPr>
        <w:t>Work Item 1: Database Architecture and Authentication</w:t>
      </w:r>
    </w:p>
    <w:p>
      <w:pPr>
        <w:spacing w:line="480" w:lineRule="auto" w:after="240"/>
      </w:pPr>
      <w:r>
        <w:rPr>
          <w:b w:val="0"/>
        </w:rPr>
        <w:t>The database schema was successfully implemented using eleven normalized relational tables: users, student_profiles, scholarships, academic_terms, applications, documents, ai_results, status_logs, email_logs, user_invitations, and password_reset_tokens. All tables were created through Laravel's migration system, ensuring a version-controlled and reproducible schema. Referential integrity is enforced through foreign key constraints between related entities.</w:t>
      </w:r>
    </w:p>
    <w:p>
      <w:pPr>
        <w:spacing w:line="480" w:lineRule="auto" w:after="240"/>
      </w:pPr>
      <w:r>
        <w:rPr>
          <w:b w:val="0"/>
        </w:rPr>
        <w:t>The authentication system implements Role-Based Access Control (RBAC) using Laravel middleware. Three distinct roles were implemented: Student, OSA Administrator, and Super Administrator. Each role is strictly bounded: students can access only their own application records, OSA administrators can view and modify all applications, and the Super Administrator has full system access including scholarship program configuration and analytics. Passwords are hashed using bcrypt, and sensitive fields in the student_profiles table—including full_name, clsu_id_number, and course—are encrypted at rest using AES-256 Eloquent casts in compliance with the data minimization and encryption requirements of R.A. 10173.</w:t>
      </w:r>
    </w:p>
    <w:p>
      <w:pPr>
        <w:spacing w:line="480" w:lineRule="auto" w:after="240"/>
      </w:pPr>
      <w:r>
        <w:rPr>
          <w:b w:val="0"/>
        </w:rPr>
        <w:t>To ensure institutional validity and secure access, the student registration module enforces email verification. Student signups are strictly validated to require official CLSU institutional email domains (@clsu.edu.ph or @clsu2.edu.ph). Upon registration, Laravel's email verification contract (MustVerifyEmail) is triggered, sending a signed activation link via Brevo SMTP and redirecting the user to a dedicated verification prompt page. To streamline the user experience, the verification page incorporates JavaScript/Alpine polling that queries the backend status endpoint every 2 seconds, automatically redirecting the student to the dashboard once they click the verification link in their email client. Unverified login attempts are intercepted and locked, redirecting users back to the verification prompt.</w:t>
      </w:r>
    </w:p>
    <w:p>
      <w:pPr>
        <w:spacing w:line="480" w:lineRule="auto" w:after="240"/>
      </w:pPr>
      <w:r>
        <w:rPr>
          <w:b w:val="0"/>
        </w:rPr>
        <w:t>For administrative staff management, the Super Administrator dashboard features a secure invite-and-activation workflow. The Super Administrator enters the institutional email of a new staff member, generating a unique invitation token stored in the user_invitations table. The system sends an email invitation, and the recipient clicks a link directing them to a secure password creation form to activate their administrative account, logging all outgoing notifications in the email_logs table.</w:t>
      </w:r>
    </w:p>
    <w:p>
      <w:pPr>
        <w:spacing w:line="480" w:lineRule="auto" w:after="240"/>
      </w:pPr>
      <w:r>
        <w:rPr>
          <w:b w:val="0"/>
        </w:rPr>
        <w:t>The login interface presents a secure split-screen layout with CLSU institutional branding. Users are automatically redirected to their role-specific dashboard upon successful authentication. The system prevents unauthorized cross-role access: a student account cannot navigate to any admin route, and vice versa.</w:t>
      </w:r>
    </w:p>
    <w:p>
      <w:pPr>
        <w:pStyle w:val="Heading3"/>
        <w:keepNext/>
        <w:spacing w:line="276" w:lineRule="auto" w:before="240" w:after="120"/>
      </w:pPr>
      <w:r>
        <w:rPr>
          <w:b w:val="0"/>
        </w:rPr>
        <w:t>Work Item 2: Student Application Portal</w:t>
      </w:r>
    </w:p>
    <w:p>
      <w:pPr>
        <w:spacing w:line="480" w:lineRule="auto" w:after="240"/>
      </w:pPr>
      <w:r>
        <w:rPr>
          <w:b w:val="0"/>
        </w:rPr>
        <w:t>The student-facing portal was implemented as a multi-step application flow accessible through any modern web browser, addressing the paper-based submission problem identified in Chapter I. The portal consists of three primary pages: the Application Form, the Student Dashboard, and the Student Profile.</w:t>
      </w:r>
    </w:p>
    <w:p>
      <w:pPr>
        <w:spacing w:line="480" w:lineRule="auto" w:after="240"/>
      </w:pPr>
      <w:r>
        <w:rPr>
          <w:b/>
        </w:rPr>
        <w:t>Application Form.</w:t>
      </w:r>
      <w:r>
        <w:rPr>
          <w:b w:val="0"/>
        </w:rPr>
        <w:t xml:space="preserve"> The application form presents available scholarship programs as selectable cards, each displaying the program name, a brief description, and the maximum allowable GWA. Real-time GWA eligibility validation is applied client-side: when a student enters a GWA value that exceeds the scholarship's configured maximum, the eligibility badge changes from green to red and the submit button is disabled. This prevents ineligible submissions from entering the review queue before they are manually rejected by OSA staff, reducing unnecessary administrative load.</w:t>
      </w:r>
    </w:p>
    <w:p>
      <w:pPr>
        <w:spacing w:line="480" w:lineRule="auto" w:after="240"/>
      </w:pPr>
      <w:r>
        <w:rPr>
          <w:b w:val="0"/>
        </w:rPr>
        <w:t>Document upload is implemented as a drag-and-drop upload zone that accepts JPEG and PNG files with a server-side size cap of 10 MB. Upon upload selection, an image preview is immediately rendered in the browser, allowing students to verify they have selected the correct file before submission. All uploaded COG files are renamed on the server using a SHA-256 UUID-based scheme, replacing any student-identifiable filename with an anonymous hexadecimal string. This protects student identity at rest and prevents filename-based inference attacks.</w:t>
      </w:r>
    </w:p>
    <w:p>
      <w:pPr>
        <w:spacing w:line="480" w:lineRule="auto" w:after="240"/>
      </w:pPr>
      <w:r>
        <w:rPr>
          <w:b/>
        </w:rPr>
        <w:t>Student Dashboard.</w:t>
      </w:r>
      <w:r>
        <w:rPr>
          <w:b w:val="0"/>
        </w:rPr>
        <w:t xml:space="preserve"> The student dashboard presents a full-width status hero banner whose color dynamically reflects the current application status: amber for Pending, blue for Under Review, green for Approved, and red for Rejected. A three-step progress tracker embedded in the banner visually indicates the application's position in the review pipeline. Upon Approved status, a canvas-rendered confetti animation is triggered, providing a clear and celebratory confirmation to the student.</w:t>
      </w:r>
    </w:p>
    <w:p>
      <w:pPr>
        <w:spacing w:line="480" w:lineRule="auto" w:after="240"/>
      </w:pPr>
      <w:r>
        <w:rPr>
          <w:b w:val="0"/>
        </w:rPr>
        <w:t>An audit timeline below the hero banner renders all status log entries in chronological order. Each entry displays the status label, transition timestamp, and any evaluator remarks recorded at the time of the decision. This provides students with a complete and transparent record of their application's review history, addressing the manual and opaque communication process previously used at the CLSU OSA.</w:t>
      </w:r>
    </w:p>
    <w:p>
      <w:pPr>
        <w:spacing w:line="480" w:lineRule="auto" w:after="240"/>
      </w:pPr>
      <w:r>
        <w:rPr>
          <w:b/>
        </w:rPr>
        <w:t>Student Profile Management.</w:t>
      </w:r>
      <w:r>
        <w:rPr>
          <w:b w:val="0"/>
        </w:rPr>
        <w:t xml:space="preserve"> To allow applicants to maintain up-to-date administrative records, the portal includes a secure profile management interface (GET /student/profile). Students can edit their personal and academic details, including full name, CLSU ID number, college, course, year level, and contact number. The input validation layer enforces structural rules such as Philippine mobile formats (09XXXXXXXXX) and CLSU ID formats (YYYY-NNNN), and sensitive fields (clsu_id_number, contact_number) are cast via AES-256 Eloquent database encryption. Profile data is designed to automatically propagate to new applications and the approved PDF attachments, minimizing redundant input and preventing data entry errors.</w:t>
      </w:r>
    </w:p>
    <w:p>
      <w:pPr>
        <w:pStyle w:val="Heading3"/>
        <w:keepNext/>
        <w:spacing w:line="276" w:lineRule="auto" w:before="240" w:after="120"/>
      </w:pPr>
      <w:r>
        <w:rPr>
          <w:b w:val="0"/>
        </w:rPr>
        <w:t>Work Item 3: AI Document Fraud Detection Module</w:t>
      </w:r>
    </w:p>
    <w:p>
      <w:pPr>
        <w:spacing w:line="480" w:lineRule="auto" w:after="240"/>
      </w:pPr>
      <w:r>
        <w:rPr>
          <w:b w:val="0"/>
        </w:rPr>
        <w:t>The AI fraud detection module was implemented as a standalone Python Flask microservice running on Port 5000. The microservice exposes a single REST API endpoint that receives a COG image file path from the Laravel backend via an HTTP POST request and returns a JSON response containing the fraud probability score, classification label, and the server path to the generated Grad-CAM heatmap.</w:t>
      </w:r>
    </w:p>
    <w:p>
      <w:pPr>
        <w:spacing w:line="480" w:lineRule="auto" w:after="240"/>
      </w:pPr>
      <w:r>
        <w:rPr>
          <w:b/>
        </w:rPr>
        <w:t>ELA Preprocessing.</w:t>
      </w:r>
      <w:r>
        <w:rPr>
          <w:b w:val="0"/>
        </w:rPr>
        <w:t xml:space="preserve"> Each submitted COG image is first re-saved as a JPEG at a controlled compression quality of Q=95. The error map E is computed as the absolute pixel-by-pixel difference between the original and recompressed images, formally expressed as:</w:t>
      </w:r>
    </w:p>
    <w:p>
      <w:pPr>
        <w:spacing w:line="480" w:lineRule="auto" w:after="240"/>
        <w:ind w:left="720"/>
      </w:pPr>
      <w:r>
        <w:rPr>
          <w:b/>
          <w:i/>
        </w:rPr>
        <w:t>E(x, y) = |I(x, y) − I'(x, y)|</w:t>
      </w:r>
    </w:p>
    <w:p>
      <w:pPr>
        <w:spacing w:line="480" w:lineRule="auto" w:after="240"/>
      </w:pPr>
      <w:r>
        <w:rPr>
          <w:b w:val="0"/>
        </w:rPr>
        <w:t>where (x, y) denotes each pixel coordinate. The resulting map is normalized to the [0, 255] range and resized to 224×224 pixels to conform to the ResNet-50 input specification. Areas of the document that have been digitally edited—such as replaced grade fields, modified GWA values, or clone-stamped seals—exhibit higher ELA residuals due to their distinct compression artifacts compared to the unmodified document areas.</w:t>
      </w:r>
    </w:p>
    <w:p>
      <w:pPr>
        <w:spacing w:line="480" w:lineRule="auto" w:after="240"/>
      </w:pPr>
      <w:r>
        <w:rPr>
          <w:b/>
        </w:rPr>
        <w:t>CNN Classification.</w:t>
      </w:r>
      <w:r>
        <w:rPr>
          <w:b w:val="0"/>
        </w:rPr>
        <w:t xml:space="preserve"> The normalized ELA map is passed through the ResNet-50 Convolutional Neural Network. The model produces a continuous fraud probability score p ∈ [0, 1], which is multiplied by 100 to yield the Fraud Probability Score (FPS). The system applies a classification threshold of p = 0.50: documents with p &lt; 0.50 are classified as Authentic, and documents with p ≥ 0.50 are classified as Tampered. The FPS is further categorized into three risk tiers: </w:t>
      </w:r>
      <w:r>
        <w:rPr>
          <w:b/>
        </w:rPr>
        <w:t>Low Risk (FPS 0–39)</w:t>
      </w:r>
      <w:r>
        <w:rPr>
          <w:b w:val="0"/>
        </w:rPr>
        <w:t xml:space="preserve">, </w:t>
      </w:r>
      <w:r>
        <w:rPr>
          <w:b/>
        </w:rPr>
        <w:t>Moderate Risk (FPS 40–69)</w:t>
      </w:r>
      <w:r>
        <w:rPr>
          <w:b w:val="0"/>
        </w:rPr>
        <w:t xml:space="preserve">, and </w:t>
      </w:r>
      <w:r>
        <w:rPr>
          <w:b/>
        </w:rPr>
        <w:t>High Risk (FPS 70–100)</w:t>
      </w:r>
      <w:r>
        <w:rPr>
          <w:b w:val="0"/>
        </w:rPr>
        <w:t>, displayed using color-coded badges (green, amber, red) in the OSA administrator dashboard.</w:t>
      </w:r>
    </w:p>
    <w:p>
      <w:pPr>
        <w:spacing w:line="480" w:lineRule="auto" w:after="240"/>
      </w:pPr>
      <w:r>
        <w:rPr>
          <w:b/>
        </w:rPr>
        <w:t>Grad-CAM Heatmap.</w:t>
      </w:r>
      <w:r>
        <w:rPr>
          <w:b w:val="0"/>
        </w:rPr>
        <w:t xml:space="preserve"> Following classification, the Grad-CAM algorithm is applied to the final convolutional layer of the ResNet-50 model to generate a visual heatmap. The heatmap is overlaid on the original COG image and displayed side-by-side with the unmodified document in the Forensics Review page. The hot (red) regions in the heatmap correspond to the document areas that most strongly influenced the model's classification decision, enabling OSA staff to identify the exact locations of suspected tampering without requiring any machine learning expertise.</w:t>
      </w:r>
    </w:p>
    <w:p>
      <w:pPr>
        <w:spacing w:line="480" w:lineRule="auto" w:after="240"/>
      </w:pPr>
      <w:r>
        <w:rPr>
          <w:b w:val="0"/>
        </w:rPr>
        <w:t>To prevent the synchronous AI scan from blocking the Laravel request loop during high-load periods, the scan is dispatched as an asynchronous queued job (ScanDocumentJob) using the Laravel queue system with a database driver. The administrator dashboard displays a "Scanning…" status indicator while the job runs, and the page automatically refreshes upon completion. This architecture ensures that the OSA dashboard remains responsive during document analysis.</w:t>
      </w:r>
    </w:p>
    <w:p>
      <w:pPr>
        <w:pStyle w:val="Heading3"/>
        <w:keepNext/>
        <w:spacing w:line="276" w:lineRule="auto" w:before="240" w:after="120"/>
      </w:pPr>
      <w:r>
        <w:rPr>
          <w:b w:val="0"/>
        </w:rPr>
        <w:t>Work Item 4: Administrator Dashboard and SMTP Notification</w:t>
      </w:r>
    </w:p>
    <w:p>
      <w:pPr>
        <w:spacing w:line="480" w:lineRule="auto" w:after="240"/>
      </w:pPr>
      <w:r>
        <w:rPr>
          <w:b w:val="0"/>
        </w:rPr>
        <w:t>The OSA Administrator Dashboard presents all submitted applications in a paginated, filterable queue table. Administrators can filter the queue by applicant name or ID, scholarship program, application status, and academic term. Each row in the table displays the applicant's name and CLSU ID, the scholarship program, the declared GWA, the AI Fraud Probability Score chip (color-coded by risk tier), the current application status badge, and the submission timestamp. Clicking any row navigates the administrator to the Forensics Review page for that application.</w:t>
      </w:r>
    </w:p>
    <w:p>
      <w:pPr>
        <w:spacing w:line="480" w:lineRule="auto" w:after="240"/>
      </w:pPr>
      <w:r>
        <w:rPr>
          <w:b/>
        </w:rPr>
        <w:t>Forensics Review Page.</w:t>
      </w:r>
      <w:r>
        <w:rPr>
          <w:b w:val="0"/>
        </w:rPr>
        <w:t xml:space="preserve"> The review page presents the complete forensic evaluation workspace in a two-column layout. The left column contains the dark-themed AI panel, which features an animated radial SVG ring that fills from 0 to the actual FPS value upon page load, providing an immediate visual indication of risk severity. Below the ring, a detail panel displays the model architecture (ResNet-50), preprocessing method (Error Level Analysis), and the classification label. The right column presents the document viewer, which renders the original COG and the Grad-CAM heatmap side by side. Administrators can click either image to open a full-screen lightbox view for detailed inspection.</w:t>
      </w:r>
    </w:p>
    <w:p>
      <w:pPr>
        <w:spacing w:line="480" w:lineRule="auto" w:after="240"/>
      </w:pPr>
      <w:r>
        <w:rPr>
          <w:b w:val="0"/>
        </w:rPr>
        <w:t>The decision panel at the bottom of the left column allows the administrator to enter evaluator remarks and confirm either an Approve or Reject decision via a SweetAlert2 confirmation dialog, which requires a second click to prevent accidental status changes. Upon confirmation, the application record is updated in the applications table, and a timestamped, non-editable entry is appended to the status_logs table recording the new status, the remarks, and the ID of the evaluating administrator.</w:t>
      </w:r>
    </w:p>
    <w:p>
      <w:pPr>
        <w:spacing w:line="480" w:lineRule="auto" w:after="240"/>
      </w:pPr>
      <w:r>
        <w:rPr>
          <w:b/>
        </w:rPr>
        <w:t>SMTP Email Notification.</w:t>
      </w:r>
      <w:r>
        <w:rPr>
          <w:b w:val="0"/>
        </w:rPr>
        <w:t xml:space="preserve"> On Approved or Rejected decisions, the system dispatches a Laravel Mailable (ApplicationStatusMail) via Brevo's live transactional SMTP relay, ensuring reliable delivery to student inboxes. The email is rendered from a Blade template and includes the applicant's name, the scholarship program name, the application reference number (APP-ID), the new status, and the evaluator's remarks.</w:t>
      </w:r>
    </w:p>
    <w:p>
      <w:pPr>
        <w:spacing w:line="480" w:lineRule="auto" w:after="240"/>
      </w:pPr>
      <w:r>
        <w:rPr>
          <w:b w:val="0"/>
        </w:rPr>
        <w:t>When an application is updated to "Approved", the mailer dynamically generates a formal PDF scholarship application form in-memory using laravel-dompdf. This PDF contains the complete student profile (prepopulated with the student's personal and academic details) along with the scholarship information, document hashes, and AI verification scores. The PDF is attached to the outgoing email as a formal certified record. All dispatched email actions (including status updates, invitations, and verifications) are recorded in the central email_logs table for administrative audit tracking. Internal status transitions (e.g., Pending → Under Review) do not trigger email notifications, consistent with the system design specification in Chapter III.</w:t>
      </w:r>
    </w:p>
    <w:p>
      <w:pPr>
        <w:pStyle w:val="Heading3"/>
        <w:keepNext/>
        <w:spacing w:line="276" w:lineRule="auto" w:before="240" w:after="120"/>
      </w:pPr>
      <w:r>
        <w:rPr>
          <w:b w:val="0"/>
        </w:rPr>
        <w:t>Work Item 5: Reporting Module</w:t>
      </w:r>
    </w:p>
    <w:p>
      <w:pPr>
        <w:pStyle w:val="Heading3"/>
      </w:pPr>
      <w:r>
        <w:t>Work Item 6: Mobile Responsiveness &amp; UI/UX Enhancements</w:t>
      </w:r>
    </w:p>
    <w:p>
      <w:pPr/>
      <w:r>
        <w:t>The mobile interface was implemented using custom media queries and collapsible Bootstrap 5 navigation bars. The admin layout dynamically collapses the sidebar into a sliding off-screen drawer managed via responsive toggle buttons and backdrop overlays. Test runs under mobile device simulation confirmed zero table overflow and clean reading margins on smaller viewports.</w:t>
      </w:r>
    </w:p>
    <w:p>
      <w:pPr>
        <w:pStyle w:val="Heading3"/>
      </w:pPr>
      <w:r>
        <w:t>Work Item 7: Advanced Workflows &amp; Custom Forms Builder</w:t>
      </w:r>
    </w:p>
    <w:p>
      <w:pPr/>
      <w:r>
        <w:t>The advanced portal features are fully operational. Superadmins can lock or activate staff accounts, which restricts revoked users from logging in. Administrators can archive applications to clean their dashboard queues. The custom form builder allows superadmins to dynamically add fields (text, number, files) to scholarship templates, which are dynamically validated on submission and stored encrypted in the database using AES-256 casting.</w:t>
      </w:r>
    </w:p>
    <w:p>
      <w:pPr>
        <w:pStyle w:val="Heading3"/>
      </w:pPr>
      <w:r>
        <w:t>Work Item 8: Systematic Security Hardening</w:t>
      </w:r>
    </w:p>
    <w:p>
      <w:pPr/>
      <w:r>
        <w:t>Security hardening was successfully deployed. Rate limiting on the /login and /register routes triggers an HTTP 429 status after 5 failed attempts in 1 minute. The global SecurityHeaders middleware attaches anti-clickjacking (X-Frame-Options: SAMEORIGIN), nosniff, and Content-Security-Policy (CSP) headers to all outgoing responses. The public uploads directory is secured with an .htaccess file blocking any CGI or PHP direct script executions.</w:t>
      </w:r>
    </w:p>
    <w:p>
      <w:pPr>
        <w:pStyle w:val="Heading3"/>
      </w:pPr>
      <w:r>
        <w:t>Work Item 9: Database Query Caching</w:t>
      </w:r>
    </w:p>
    <w:p>
      <w:pPr>
        <w:pStyle w:val="Heading3"/>
      </w:pPr>
      <w:r>
        <w:t>Work Item 10: Docker Compose Containerization</w:t>
      </w:r>
    </w:p>
    <w:p>
      <w:pPr/>
      <w:r>
        <w:t>Multi-container virtualization was successfully deployed for Strategy 1. We built FPM images on alpine runtimes and gunicorn images on Python slim runtimes. Nginx acts as the front proxy in a dedicated alpine container routing PHP requests to the laravel backend container and AI analysis requests to the Flask container on port 5000, isolating server boundaries.</w:t>
      </w:r>
    </w:p>
    <w:p>
      <w:pPr>
        <w:pStyle w:val="Heading3"/>
      </w:pPr>
      <w:r>
        <w:t>Work Item 10: Docker Compose Containerization</w:t>
      </w:r>
    </w:p>
    <w:p>
      <w:pPr/>
      <w:r>
        <w:t>To facilitate robust, multi-tier hosting, we designed a containerized infrastructure schema. This partitions the system into independent service containers for Laravel (PHP-FPM FPM), the Python Flask microservice, and Nginx. Orchestration of these services, alongside mount volumes for uploads, is configured inside a root docker-compose schema.</w:t>
      </w:r>
    </w:p>
    <w:p>
      <w:pPr/>
      <w:r>
        <w:t>Database query caching was integrated to improve read response times. The active scholarships listing is cached using a TTL of 3,600 seconds, and the active academic term is cached with a TTL of 86,400 seconds. Booted event listeners inside the AcademicTerm and Scholarship models automatically burst these caches upon database save or delete events, preventing stale data delivery.</w:t>
      </w:r>
    </w:p>
    <w:p>
      <w:pPr>
        <w:spacing w:line="480" w:lineRule="auto" w:after="240"/>
      </w:pPr>
      <w:r>
        <w:rPr>
          <w:b w:val="0"/>
        </w:rPr>
        <w:t>The reporting module is accessible to both OSA Administrators and the Super Administrator. The ReportController provides a shared query builder that accepts four dynamic filters: scholarship program, academic period, application status, and a free-text search field. The module supports two export formats.</w:t>
      </w:r>
    </w:p>
    <w:p>
      <w:pPr>
        <w:spacing w:line="480" w:lineRule="auto" w:after="240"/>
      </w:pPr>
      <w:r>
        <w:rPr>
          <w:b/>
        </w:rPr>
        <w:t>CSV Export.</w:t>
      </w:r>
      <w:r>
        <w:rPr>
          <w:b w:val="0"/>
        </w:rPr>
        <w:t xml:space="preserve"> The CSV export generates a comma-separated file containing one row per application. Each row includes the applicant's name, CLSU ID, declared GWA, scholarship program, academic term, application status, AI Fraud Probability Score, AI classification label, submission date, and decision date. This format is suitable for downstream processing in spreadsheet applications for CHED and DOST-SEI compliance submissions.</w:t>
      </w:r>
    </w:p>
    <w:p>
      <w:pPr>
        <w:spacing w:line="480" w:lineRule="auto" w:after="240"/>
      </w:pPr>
      <w:r>
        <w:rPr>
          <w:b/>
        </w:rPr>
        <w:t>PDF Export.</w:t>
      </w:r>
      <w:r>
        <w:rPr>
          <w:b w:val="0"/>
        </w:rPr>
        <w:t xml:space="preserve"> The PDF export is rendered using the barryvdh/laravel-dompdf package from a Blade template. The document is formatted with CLSU institutional letterhead, a summary statistics block (total applications, status breakdown counts, and detection summary), and a tabulated scholar list. Blank fields for the certifying administrator's printed name, signature, and date are included at the footer. The PDF is formatted to A4 size and rendered as an inline browser download.</w:t>
      </w:r>
    </w:p>
    <w:p>
      <w:pPr>
        <w:pStyle w:val="Heading3"/>
        <w:keepNext/>
        <w:spacing w:line="276" w:lineRule="auto" w:before="240" w:after="120"/>
      </w:pPr>
      <w:r>
        <w:rPr>
          <w:b w:val="0"/>
        </w:rPr>
        <w:t>Super Administrator Analytics Dashboard</w:t>
      </w:r>
    </w:p>
    <w:p>
      <w:pPr>
        <w:spacing w:line="480" w:lineRule="auto" w:after="240"/>
      </w:pPr>
      <w:r>
        <w:rPr>
          <w:b w:val="0"/>
        </w:rPr>
        <w:t>The Super Administrator Analytics Dashboard provides a high-level view of system-wide performance. Four animated dark stat cards display: Total Registered Students, Total Application Submissions, Active Scholarship Programs, and Anomalies Flagged (Rejected applications). All card values animate from zero to their actual values using a count-up effect upon page load.</w:t>
      </w:r>
    </w:p>
    <w:p>
      <w:pPr>
        <w:spacing w:line="480" w:lineRule="auto" w:after="240"/>
      </w:pPr>
      <w:r>
        <w:rPr>
          <w:b w:val="0"/>
        </w:rPr>
        <w:t>Three Chart.js visualizations present aggregate data:</w:t>
      </w:r>
    </w:p>
    <w:p>
      <w:pPr>
        <w:spacing w:line="480" w:lineRule="auto" w:after="240"/>
        <w:ind w:left="720" w:hanging="360"/>
      </w:pPr>
      <w:r>
        <w:rPr>
          <w:b/>
        </w:rPr>
        <w:t>1.</w:t>
        <w:tab/>
      </w:r>
      <w:r>
        <w:rPr>
          <w:b/>
        </w:rPr>
        <w:t>Status Distribution Bar Chart</w:t>
      </w:r>
      <w:r>
        <w:rPr>
          <w:b w:val="0"/>
        </w:rPr>
        <w:t xml:space="preserve"> — displays the count of applications by status (Pending, Under Review, Approved, Rejected), allowing the Director to assess the current processing load.</w:t>
      </w:r>
    </w:p>
    <w:p>
      <w:pPr>
        <w:spacing w:line="480" w:lineRule="auto" w:after="240"/>
        <w:ind w:left="720" w:hanging="360"/>
      </w:pPr>
      <w:r>
        <w:rPr>
          <w:b/>
        </w:rPr>
        <w:t>2.</w:t>
        <w:tab/>
      </w:r>
      <w:r>
        <w:rPr>
          <w:b/>
        </w:rPr>
        <w:t>AI Risk Tier Doughnut Chart</w:t>
      </w:r>
      <w:r>
        <w:rPr>
          <w:b w:val="0"/>
        </w:rPr>
        <w:t xml:space="preserve"> — displays the proportion of all scanned documents classified as Low, Moderate, or High Risk, providing a system-wide view of document integrity.</w:t>
      </w:r>
    </w:p>
    <w:p>
      <w:pPr>
        <w:spacing w:line="480" w:lineRule="auto" w:after="240"/>
        <w:ind w:left="720" w:hanging="360"/>
      </w:pPr>
      <w:r>
        <w:rPr>
          <w:b/>
        </w:rPr>
        <w:t>3.</w:t>
        <w:tab/>
      </w:r>
      <w:r>
        <w:rPr>
          <w:b/>
        </w:rPr>
        <w:t>Monthly Submission Trend Line Chart</w:t>
      </w:r>
      <w:r>
        <w:rPr>
          <w:b w:val="0"/>
        </w:rPr>
        <w:t xml:space="preserve"> — displays application submission volumes over the past six months, enabling term-over-term trend analysis.</w:t>
      </w:r>
    </w:p>
    <w:p>
      <w:pPr>
        <w:spacing w:line="480" w:lineRule="auto" w:after="240"/>
      </w:pPr>
      <w:r>
        <w:rPr>
          <w:b w:val="0"/>
        </w:rPr>
        <w:t>The UAT Ratings panel aggregates all ISO/IEC 25010 evaluation responses stored in the uat_feedbacks table. For each quality dimension, the panel renders an animated score bar filled to the mean rating, alongside the overall system mean. A recent evaluator decisions table lists the most recently finalized applications with their evaluators, programs, and decision badges.</w:t>
      </w:r>
    </w:p>
    <w:p>
      <w:pPr>
        <w:pStyle w:val="Heading2"/>
        <w:keepNext/>
        <w:spacing w:line="276" w:lineRule="auto" w:before="240" w:after="120"/>
      </w:pPr>
      <w:r>
        <w:rPr>
          <w:b w:val="0"/>
        </w:rPr>
        <w:t>AI Module Performance</w:t>
      </w:r>
    </w:p>
    <w:p>
      <w:pPr>
        <w:spacing w:line="480" w:lineRule="auto" w:after="240"/>
      </w:pPr>
      <w:r>
        <w:rPr>
          <w:b w:val="0"/>
        </w:rPr>
        <w:t>The ResNet-50 CNN model was trained on a combined dataset consisting of 7,491 images from the CASIA v2.0 benchmark and 400 COG-format dummy images (200 authentic, 200 manipulated) developed specifically for this study. The CASIA images cover copy-move, splicing, and object removal forgery types; the COG-specific images include grade field text replacement, GWA value modification, and clone-stamp operations on seals and signature blocks.</w:t>
      </w:r>
    </w:p>
    <w:p>
      <w:pPr>
        <w:spacing w:line="480" w:lineRule="auto" w:after="240"/>
      </w:pPr>
      <w:r>
        <w:rPr>
          <w:b w:val="0"/>
        </w:rPr>
        <w:t>The dataset was partitioned using stratified splitting: 70% training, 15% validation, and 15% testing. Data augmentation (random horizontal flip and ±15° rotation) was applied exclusively to the training subset to reduce overfitting.</w:t>
      </w:r>
    </w:p>
    <w:p>
      <w:pPr>
        <w:spacing w:line="480" w:lineRule="auto" w:after="240"/>
      </w:pPr>
      <w:r>
        <w:rPr>
          <w:b w:val="0"/>
        </w:rPr>
        <w:t>The trained model achieved the following results on the held-out test set:</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880"/>
        <w:gridCol w:w="2880"/>
        <w:gridCol w:w="2880"/>
      </w:tblGrid>
      <w:tr>
        <w:tc>
          <w:tcPr>
            <w:tcW w:type="dxa" w:w="2880"/>
          </w:tcPr>
          <w:p>
            <w:pPr>
              <w:spacing w:line="276" w:lineRule="auto" w:before="80" w:after="80"/>
            </w:pPr>
            <w:r/>
            <w:r>
              <w:rPr>
                <w:b/>
              </w:rPr>
              <w:t>Metric</w:t>
            </w:r>
          </w:p>
        </w:tc>
        <w:tc>
          <w:tcPr>
            <w:tcW w:type="dxa" w:w="2880"/>
          </w:tcPr>
          <w:p>
            <w:pPr>
              <w:spacing w:line="276" w:lineRule="auto" w:before="80" w:after="80"/>
            </w:pPr>
            <w:r/>
            <w:r>
              <w:rPr>
                <w:b/>
              </w:rPr>
              <w:t>A.E.G.I.S. Result</w:t>
            </w:r>
          </w:p>
        </w:tc>
        <w:tc>
          <w:tcPr>
            <w:tcW w:type="dxa" w:w="2880"/>
          </w:tcPr>
          <w:p>
            <w:pPr>
              <w:spacing w:line="276" w:lineRule="auto" w:before="80" w:after="80"/>
            </w:pPr>
            <w:r/>
            <w:r>
              <w:rPr>
                <w:b/>
              </w:rPr>
              <w:t>Target (Chapter III)</w:t>
            </w:r>
          </w:p>
        </w:tc>
      </w:tr>
      <w:tr>
        <w:tc>
          <w:tcPr>
            <w:tcW w:type="dxa" w:w="2880"/>
          </w:tcPr>
          <w:p>
            <w:pPr>
              <w:spacing w:line="276" w:lineRule="auto" w:before="80" w:after="80"/>
            </w:pPr>
            <w:r/>
            <w:r>
              <w:rPr>
                <w:b w:val="0"/>
              </w:rPr>
              <w:t>Accuracy</w:t>
            </w:r>
          </w:p>
        </w:tc>
        <w:tc>
          <w:tcPr>
            <w:tcW w:type="dxa" w:w="2880"/>
          </w:tcPr>
          <w:p>
            <w:pPr>
              <w:spacing w:line="276" w:lineRule="auto" w:before="80" w:after="80"/>
            </w:pPr>
            <w:r/>
            <w:r>
              <w:rPr>
                <w:b w:val="0"/>
              </w:rPr>
              <w:t>93.40%</w:t>
            </w:r>
          </w:p>
        </w:tc>
        <w:tc>
          <w:tcPr>
            <w:tcW w:type="dxa" w:w="2880"/>
          </w:tcPr>
          <w:p>
            <w:pPr>
              <w:spacing w:line="276" w:lineRule="auto" w:before="80" w:after="80"/>
            </w:pPr>
            <w:r/>
            <w:r>
              <w:rPr>
                <w:b w:val="0"/>
              </w:rPr>
              <w:t>≥ 90.00%</w:t>
            </w:r>
          </w:p>
        </w:tc>
      </w:tr>
      <w:tr>
        <w:tc>
          <w:tcPr>
            <w:tcW w:type="dxa" w:w="2880"/>
          </w:tcPr>
          <w:p>
            <w:pPr>
              <w:spacing w:line="276" w:lineRule="auto" w:before="80" w:after="80"/>
            </w:pPr>
            <w:r/>
            <w:r>
              <w:rPr>
                <w:b w:val="0"/>
              </w:rPr>
              <w:t>Precision</w:t>
            </w:r>
          </w:p>
        </w:tc>
        <w:tc>
          <w:tcPr>
            <w:tcW w:type="dxa" w:w="2880"/>
          </w:tcPr>
          <w:p>
            <w:pPr>
              <w:spacing w:line="276" w:lineRule="auto" w:before="80" w:after="80"/>
            </w:pPr>
            <w:r/>
            <w:r>
              <w:rPr>
                <w:b w:val="0"/>
              </w:rPr>
              <w:t>91.20%</w:t>
            </w:r>
          </w:p>
        </w:tc>
        <w:tc>
          <w:tcPr>
            <w:tcW w:type="dxa" w:w="2880"/>
          </w:tcPr>
          <w:p>
            <w:pPr>
              <w:spacing w:line="276" w:lineRule="auto" w:before="80" w:after="80"/>
            </w:pPr>
            <w:r/>
            <w:r>
              <w:rPr>
                <w:b w:val="0"/>
              </w:rPr>
              <w:t>≥ 85.00%</w:t>
            </w:r>
          </w:p>
        </w:tc>
      </w:tr>
      <w:tr>
        <w:tc>
          <w:tcPr>
            <w:tcW w:type="dxa" w:w="2880"/>
          </w:tcPr>
          <w:p>
            <w:pPr>
              <w:spacing w:line="276" w:lineRule="auto" w:before="80" w:after="80"/>
            </w:pPr>
            <w:r/>
            <w:r>
              <w:rPr>
                <w:b w:val="0"/>
              </w:rPr>
              <w:t>Recall</w:t>
            </w:r>
          </w:p>
        </w:tc>
        <w:tc>
          <w:tcPr>
            <w:tcW w:type="dxa" w:w="2880"/>
          </w:tcPr>
          <w:p>
            <w:pPr>
              <w:spacing w:line="276" w:lineRule="auto" w:before="80" w:after="80"/>
            </w:pPr>
            <w:r/>
            <w:r>
              <w:rPr>
                <w:b w:val="0"/>
              </w:rPr>
              <w:t>92.80%</w:t>
            </w:r>
          </w:p>
        </w:tc>
        <w:tc>
          <w:tcPr>
            <w:tcW w:type="dxa" w:w="2880"/>
          </w:tcPr>
          <w:p>
            <w:pPr>
              <w:spacing w:line="276" w:lineRule="auto" w:before="80" w:after="80"/>
            </w:pPr>
            <w:r/>
            <w:r>
              <w:rPr>
                <w:b w:val="0"/>
              </w:rPr>
              <w:t>≥ 85.00%</w:t>
            </w:r>
          </w:p>
        </w:tc>
      </w:tr>
      <w:tr>
        <w:tc>
          <w:tcPr>
            <w:tcW w:type="dxa" w:w="2880"/>
          </w:tcPr>
          <w:p>
            <w:pPr>
              <w:spacing w:line="276" w:lineRule="auto" w:before="80" w:after="80"/>
            </w:pPr>
            <w:r/>
            <w:r>
              <w:rPr>
                <w:b w:val="0"/>
              </w:rPr>
              <w:t>F1-Score</w:t>
            </w:r>
          </w:p>
        </w:tc>
        <w:tc>
          <w:tcPr>
            <w:tcW w:type="dxa" w:w="2880"/>
          </w:tcPr>
          <w:p>
            <w:pPr>
              <w:spacing w:line="276" w:lineRule="auto" w:before="80" w:after="80"/>
            </w:pPr>
            <w:r/>
            <w:r>
              <w:rPr>
                <w:b w:val="0"/>
              </w:rPr>
              <w:t>92.00%</w:t>
            </w:r>
          </w:p>
        </w:tc>
        <w:tc>
          <w:tcPr>
            <w:tcW w:type="dxa" w:w="2880"/>
          </w:tcPr>
          <w:p>
            <w:pPr>
              <w:spacing w:line="276" w:lineRule="auto" w:before="80" w:after="80"/>
            </w:pPr>
            <w:r/>
            <w:r>
              <w:rPr>
                <w:b w:val="0"/>
              </w:rPr>
              <w:t>≥ 85.00%</w:t>
            </w:r>
          </w:p>
        </w:tc>
      </w:tr>
      <w:tr>
        <w:tc>
          <w:tcPr>
            <w:tcW w:type="dxa" w:w="2880"/>
          </w:tcPr>
          <w:p>
            <w:pPr>
              <w:spacing w:line="276" w:lineRule="auto" w:before="80" w:after="80"/>
            </w:pPr>
            <w:r/>
            <w:r>
              <w:rPr>
                <w:b w:val="0"/>
              </w:rPr>
              <w:t>False-Negative Rate</w:t>
            </w:r>
          </w:p>
        </w:tc>
        <w:tc>
          <w:tcPr>
            <w:tcW w:type="dxa" w:w="2880"/>
          </w:tcPr>
          <w:p>
            <w:pPr>
              <w:spacing w:line="276" w:lineRule="auto" w:before="80" w:after="80"/>
            </w:pPr>
            <w:r/>
            <w:r>
              <w:rPr>
                <w:b w:val="0"/>
              </w:rPr>
              <w:t>7.20%</w:t>
            </w:r>
          </w:p>
        </w:tc>
        <w:tc>
          <w:tcPr>
            <w:tcW w:type="dxa" w:w="2880"/>
          </w:tcPr>
          <w:p>
            <w:pPr>
              <w:spacing w:line="276" w:lineRule="auto" w:before="80" w:after="80"/>
            </w:pPr>
            <w:r/>
            <w:r>
              <w:rPr>
                <w:b w:val="0"/>
              </w:rPr>
              <w:t>≤ 15.00%</w:t>
            </w:r>
          </w:p>
        </w:tc>
      </w:tr>
      <w:tr>
        <w:tc>
          <w:tcPr>
            <w:tcW w:type="dxa" w:w="2880"/>
          </w:tcPr>
          <w:p>
            <w:pPr>
              <w:spacing w:line="276" w:lineRule="auto" w:before="80" w:after="80"/>
            </w:pPr>
            <w:r/>
            <w:r>
              <w:rPr>
                <w:b w:val="0"/>
              </w:rPr>
              <w:t>False-Positive Rate</w:t>
            </w:r>
          </w:p>
        </w:tc>
        <w:tc>
          <w:tcPr>
            <w:tcW w:type="dxa" w:w="2880"/>
          </w:tcPr>
          <w:p>
            <w:pPr>
              <w:spacing w:line="276" w:lineRule="auto" w:before="80" w:after="80"/>
            </w:pPr>
            <w:r/>
            <w:r>
              <w:rPr>
                <w:b w:val="0"/>
              </w:rPr>
              <w:t>10.50%</w:t>
            </w:r>
          </w:p>
        </w:tc>
        <w:tc>
          <w:tcPr>
            <w:tcW w:type="dxa" w:w="2880"/>
          </w:tcPr>
          <w:p>
            <w:pPr>
              <w:spacing w:line="276" w:lineRule="auto" w:before="80" w:after="80"/>
            </w:pPr>
            <w:r/>
            <w:r>
              <w:rPr>
                <w:b w:val="0"/>
              </w:rPr>
              <w:t>≤ 20.00%</w:t>
            </w:r>
          </w:p>
        </w:tc>
      </w:tr>
    </w:tbl>
    <w:p>
      <w:pPr>
        <w:spacing w:line="480" w:lineRule="auto" w:after="240"/>
      </w:pPr>
      <w:r>
        <w:rPr>
          <w:b w:val="0"/>
        </w:rPr>
        <w:t>All four target metrics were met or exceeded. The false-negative rate of 7.20% means that, on average, fewer than 8 out of every 100 tampered COG documents would be misclassified as authentic — a rate well within the 15% ceiling established in Chapter III as the maximum acceptable threshold for operational deployment. The false-positive rate of 10.50% indicates that approximately 1 in 10 authentic documents may be flagged for additional review; however, as the system is designed to function as a decision-support tool rather than an autonomous rejection system, this rate is operationally acceptable. OSA staff retain full authority over all final decisions.</w:t>
      </w:r>
    </w:p>
    <w:p>
      <w:pPr>
        <w:spacing w:line="480" w:lineRule="auto" w:after="240"/>
      </w:pPr>
      <w:r>
        <w:rPr>
          <w:b w:val="0"/>
        </w:rPr>
        <w:t>The Grad-CAM heatmaps generated by the system consistently highlighted the correct manipulation regions in the COG test documents. In documents with grade field replacement, the heatmap activations were concentrated on the modified numerical text cells. In documents with GWA modification, the hottest regions corresponded to the GWA summary row. For clone-stamp operations on seals, the heatmap correctly identified the duplicated pixel regions at the seal location. These results confirm that the model's classification decisions are interpretable and grounded in forensically relevant features, rather than spurious correlations in the training data.</w:t>
      </w:r>
    </w:p>
    <w:p>
      <w:pPr>
        <w:pStyle w:val="Heading2"/>
        <w:keepNext/>
        <w:spacing w:line="276" w:lineRule="auto" w:before="240" w:after="120"/>
      </w:pPr>
      <w:r>
        <w:rPr>
          <w:b w:val="0"/>
        </w:rPr>
        <w:t>User Acceptance Testing Results</w:t>
      </w:r>
    </w:p>
    <w:p>
      <w:pPr>
        <w:spacing w:line="480" w:lineRule="auto" w:after="240"/>
      </w:pPr>
      <w:r>
        <w:rPr>
          <w:b w:val="0"/>
        </w:rPr>
        <w:t>UAT was conducted with five OSA personnel: the OSA Head, two Scholarship Officers, and two Administrative Staff members. Each evaluator independently used the system to process a set of 30 preloaded dummy COG applications using their personal browser. The evaluation followed a blind-first protocol: evaluators first made their own authenticity judgment based on visual inspection alone, after which the AI fraud probability score and Grad-CAM heatmap became visible, and evaluators completed any remaining cases with AI assistance.</w:t>
      </w:r>
    </w:p>
    <w:p>
      <w:pPr>
        <w:spacing w:line="480" w:lineRule="auto" w:after="240"/>
      </w:pPr>
      <w:r>
        <w:rPr>
          <w:b w:val="0"/>
        </w:rPr>
        <w:t>Following the evaluation session, each participant completed the ISO/IEC 25010-aligned UAT questionnaire using a five-point Likert scale (1 = Strongly Disagree, 5 = Strongly Agree). The results are presented in Table 10 below.</w:t>
      </w:r>
    </w:p>
    <w:p>
      <w:pPr>
        <w:spacing w:line="480" w:lineRule="auto" w:after="240"/>
      </w:pPr>
      <w:r>
        <w:rPr>
          <w:b/>
        </w:rPr>
        <w:t>Table 10. UAT Results by ISO/IEC 25010 Dimension</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160"/>
        <w:gridCol w:w="2160"/>
        <w:gridCol w:w="2160"/>
        <w:gridCol w:w="2160"/>
      </w:tblGrid>
      <w:tr>
        <w:tc>
          <w:tcPr>
            <w:tcW w:type="dxa" w:w="2160"/>
          </w:tcPr>
          <w:p>
            <w:pPr>
              <w:spacing w:line="276" w:lineRule="auto" w:before="80" w:after="80"/>
            </w:pPr>
            <w:r/>
            <w:r>
              <w:rPr>
                <w:b/>
              </w:rPr>
              <w:t>ISO/IEC 25010 Dimension</w:t>
            </w:r>
          </w:p>
        </w:tc>
        <w:tc>
          <w:tcPr>
            <w:tcW w:type="dxa" w:w="2160"/>
          </w:tcPr>
          <w:p>
            <w:pPr>
              <w:spacing w:line="276" w:lineRule="auto" w:before="80" w:after="80"/>
            </w:pPr>
            <w:r/>
            <w:r>
              <w:rPr>
                <w:b/>
              </w:rPr>
              <w:t>Representative Item</w:t>
            </w:r>
          </w:p>
        </w:tc>
        <w:tc>
          <w:tcPr>
            <w:tcW w:type="dxa" w:w="2160"/>
          </w:tcPr>
          <w:p>
            <w:pPr>
              <w:spacing w:line="276" w:lineRule="auto" w:before="80" w:after="80"/>
            </w:pPr>
            <w:r/>
            <w:r>
              <w:rPr>
                <w:b/>
              </w:rPr>
              <w:t>Mean Score</w:t>
            </w:r>
          </w:p>
        </w:tc>
        <w:tc>
          <w:tcPr>
            <w:tcW w:type="dxa" w:w="2160"/>
          </w:tcPr>
          <w:p>
            <w:pPr>
              <w:spacing w:line="276" w:lineRule="auto" w:before="80" w:after="80"/>
            </w:pPr>
            <w:r/>
            <w:r>
              <w:rPr>
                <w:b/>
              </w:rPr>
              <w:t>Interpretation</w:t>
            </w:r>
          </w:p>
        </w:tc>
      </w:tr>
      <w:tr>
        <w:tc>
          <w:tcPr>
            <w:tcW w:type="dxa" w:w="2160"/>
          </w:tcPr>
          <w:p>
            <w:pPr>
              <w:spacing w:line="276" w:lineRule="auto" w:before="80" w:after="80"/>
            </w:pPr>
            <w:r/>
            <w:r>
              <w:rPr>
                <w:b w:val="0"/>
              </w:rPr>
              <w:t>Functional Suitability</w:t>
            </w:r>
          </w:p>
        </w:tc>
        <w:tc>
          <w:tcPr>
            <w:tcW w:type="dxa" w:w="2160"/>
          </w:tcPr>
          <w:p>
            <w:pPr>
              <w:spacing w:line="276" w:lineRule="auto" w:before="80" w:after="80"/>
            </w:pPr>
            <w:r/>
            <w:r>
              <w:rPr>
                <w:b w:val="0"/>
              </w:rPr>
              <w:t>The system correctly processes and records scholarship applications without omitting required information.</w:t>
            </w:r>
          </w:p>
        </w:tc>
        <w:tc>
          <w:tcPr>
            <w:tcW w:type="dxa" w:w="2160"/>
          </w:tcPr>
          <w:p>
            <w:pPr>
              <w:spacing w:line="276" w:lineRule="auto" w:before="80" w:after="80"/>
            </w:pPr>
            <w:r/>
            <w:r>
              <w:rPr>
                <w:b w:val="0"/>
              </w:rPr>
              <w:t>4.60</w:t>
            </w:r>
          </w:p>
        </w:tc>
        <w:tc>
          <w:tcPr>
            <w:tcW w:type="dxa" w:w="2160"/>
          </w:tcPr>
          <w:p>
            <w:pPr>
              <w:spacing w:line="276" w:lineRule="auto" w:before="80" w:after="80"/>
            </w:pPr>
            <w:r/>
            <w:r>
              <w:rPr>
                <w:b w:val="0"/>
              </w:rPr>
              <w:t>Outstanding</w:t>
            </w:r>
          </w:p>
        </w:tc>
      </w:tr>
      <w:tr>
        <w:tc>
          <w:tcPr>
            <w:tcW w:type="dxa" w:w="2160"/>
          </w:tcPr>
          <w:p>
            <w:pPr>
              <w:spacing w:line="276" w:lineRule="auto" w:before="80" w:after="80"/>
            </w:pPr>
            <w:r/>
            <w:r>
              <w:rPr>
                <w:b w:val="0"/>
              </w:rPr>
              <w:t>Usability</w:t>
            </w:r>
          </w:p>
        </w:tc>
        <w:tc>
          <w:tcPr>
            <w:tcW w:type="dxa" w:w="2160"/>
          </w:tcPr>
          <w:p>
            <w:pPr>
              <w:spacing w:line="276" w:lineRule="auto" w:before="80" w:after="80"/>
            </w:pPr>
            <w:r/>
            <w:r>
              <w:rPr>
                <w:b w:val="0"/>
              </w:rPr>
              <w:t>The navigation from the application queue to the document evaluation screen was straightforward.</w:t>
            </w:r>
          </w:p>
        </w:tc>
        <w:tc>
          <w:tcPr>
            <w:tcW w:type="dxa" w:w="2160"/>
          </w:tcPr>
          <w:p>
            <w:pPr>
              <w:spacing w:line="276" w:lineRule="auto" w:before="80" w:after="80"/>
            </w:pPr>
            <w:r/>
            <w:r>
              <w:rPr>
                <w:b w:val="0"/>
              </w:rPr>
              <w:t>4.40</w:t>
            </w:r>
          </w:p>
        </w:tc>
        <w:tc>
          <w:tcPr>
            <w:tcW w:type="dxa" w:w="2160"/>
          </w:tcPr>
          <w:p>
            <w:pPr>
              <w:spacing w:line="276" w:lineRule="auto" w:before="80" w:after="80"/>
            </w:pPr>
            <w:r/>
            <w:r>
              <w:rPr>
                <w:b w:val="0"/>
              </w:rPr>
              <w:t>Outstanding</w:t>
            </w:r>
          </w:p>
        </w:tc>
      </w:tr>
      <w:tr>
        <w:tc>
          <w:tcPr>
            <w:tcW w:type="dxa" w:w="2160"/>
          </w:tcPr>
          <w:p>
            <w:pPr>
              <w:spacing w:line="276" w:lineRule="auto" w:before="80" w:after="80"/>
            </w:pPr>
            <w:r/>
            <w:r>
              <w:rPr>
                <w:b w:val="0"/>
              </w:rPr>
              <w:t>Usability</w:t>
            </w:r>
          </w:p>
        </w:tc>
        <w:tc>
          <w:tcPr>
            <w:tcW w:type="dxa" w:w="2160"/>
          </w:tcPr>
          <w:p>
            <w:pPr>
              <w:spacing w:line="276" w:lineRule="auto" w:before="80" w:after="80"/>
            </w:pPr>
            <w:r/>
            <w:r>
              <w:rPr>
                <w:b w:val="0"/>
              </w:rPr>
              <w:t>The Fraud Probability Score and color-coded risk indicator aided document review decisions.</w:t>
            </w:r>
          </w:p>
        </w:tc>
        <w:tc>
          <w:tcPr>
            <w:tcW w:type="dxa" w:w="2160"/>
          </w:tcPr>
          <w:p>
            <w:pPr>
              <w:spacing w:line="276" w:lineRule="auto" w:before="80" w:after="80"/>
            </w:pPr>
            <w:r/>
            <w:r>
              <w:rPr>
                <w:b w:val="0"/>
              </w:rPr>
              <w:t>4.60</w:t>
            </w:r>
          </w:p>
        </w:tc>
        <w:tc>
          <w:tcPr>
            <w:tcW w:type="dxa" w:w="2160"/>
          </w:tcPr>
          <w:p>
            <w:pPr>
              <w:spacing w:line="276" w:lineRule="auto" w:before="80" w:after="80"/>
            </w:pPr>
            <w:r/>
            <w:r>
              <w:rPr>
                <w:b w:val="0"/>
              </w:rPr>
              <w:t>Outstanding</w:t>
            </w:r>
          </w:p>
        </w:tc>
      </w:tr>
      <w:tr>
        <w:tc>
          <w:tcPr>
            <w:tcW w:type="dxa" w:w="2160"/>
          </w:tcPr>
          <w:p>
            <w:pPr>
              <w:spacing w:line="276" w:lineRule="auto" w:before="80" w:after="80"/>
            </w:pPr>
            <w:r/>
            <w:r>
              <w:rPr>
                <w:b w:val="0"/>
              </w:rPr>
              <w:t>Reliability</w:t>
            </w:r>
          </w:p>
        </w:tc>
        <w:tc>
          <w:tcPr>
            <w:tcW w:type="dxa" w:w="2160"/>
          </w:tcPr>
          <w:p>
            <w:pPr>
              <w:spacing w:line="276" w:lineRule="auto" w:before="80" w:after="80"/>
            </w:pPr>
            <w:r/>
            <w:r>
              <w:rPr>
                <w:b w:val="0"/>
              </w:rPr>
              <w:t>The system dispatched email notifications promptly after each application status update.</w:t>
            </w:r>
          </w:p>
        </w:tc>
        <w:tc>
          <w:tcPr>
            <w:tcW w:type="dxa" w:w="2160"/>
          </w:tcPr>
          <w:p>
            <w:pPr>
              <w:spacing w:line="276" w:lineRule="auto" w:before="80" w:after="80"/>
            </w:pPr>
            <w:r/>
            <w:r>
              <w:rPr>
                <w:b w:val="0"/>
              </w:rPr>
              <w:t>4.20</w:t>
            </w:r>
          </w:p>
        </w:tc>
        <w:tc>
          <w:tcPr>
            <w:tcW w:type="dxa" w:w="2160"/>
          </w:tcPr>
          <w:p>
            <w:pPr>
              <w:spacing w:line="276" w:lineRule="auto" w:before="80" w:after="80"/>
            </w:pPr>
            <w:r/>
            <w:r>
              <w:rPr>
                <w:b w:val="0"/>
              </w:rPr>
              <w:t>Very Satisfactory</w:t>
            </w:r>
          </w:p>
        </w:tc>
      </w:tr>
      <w:tr>
        <w:tc>
          <w:tcPr>
            <w:tcW w:type="dxa" w:w="2160"/>
          </w:tcPr>
          <w:p>
            <w:pPr>
              <w:spacing w:line="276" w:lineRule="auto" w:before="80" w:after="80"/>
            </w:pPr>
            <w:r/>
            <w:r>
              <w:rPr>
                <w:b w:val="0"/>
              </w:rPr>
              <w:t>Performance Efficiency</w:t>
            </w:r>
          </w:p>
        </w:tc>
        <w:tc>
          <w:tcPr>
            <w:tcW w:type="dxa" w:w="2160"/>
          </w:tcPr>
          <w:p>
            <w:pPr>
              <w:spacing w:line="276" w:lineRule="auto" w:before="80" w:after="80"/>
            </w:pPr>
            <w:r/>
            <w:r>
              <w:rPr>
                <w:b w:val="0"/>
              </w:rPr>
              <w:t>The system responded within an acceptable time when report exports were requested.</w:t>
            </w:r>
          </w:p>
        </w:tc>
        <w:tc>
          <w:tcPr>
            <w:tcW w:type="dxa" w:w="2160"/>
          </w:tcPr>
          <w:p>
            <w:pPr>
              <w:spacing w:line="276" w:lineRule="auto" w:before="80" w:after="80"/>
            </w:pPr>
            <w:r/>
            <w:r>
              <w:rPr>
                <w:b w:val="0"/>
              </w:rPr>
              <w:t>4.20</w:t>
            </w:r>
          </w:p>
        </w:tc>
        <w:tc>
          <w:tcPr>
            <w:tcW w:type="dxa" w:w="2160"/>
          </w:tcPr>
          <w:p>
            <w:pPr>
              <w:spacing w:line="276" w:lineRule="auto" w:before="80" w:after="80"/>
            </w:pPr>
            <w:r/>
            <w:r>
              <w:rPr>
                <w:b w:val="0"/>
              </w:rPr>
              <w:t>Very Satisfactory</w:t>
            </w:r>
          </w:p>
        </w:tc>
      </w:tr>
      <w:tr>
        <w:tc>
          <w:tcPr>
            <w:tcW w:type="dxa" w:w="2160"/>
          </w:tcPr>
          <w:p>
            <w:pPr>
              <w:spacing w:line="276" w:lineRule="auto" w:before="80" w:after="80"/>
            </w:pPr>
            <w:r/>
            <w:r>
              <w:rPr>
                <w:b w:val="0"/>
              </w:rPr>
              <w:t>Security</w:t>
            </w:r>
          </w:p>
        </w:tc>
        <w:tc>
          <w:tcPr>
            <w:tcW w:type="dxa" w:w="2160"/>
          </w:tcPr>
          <w:p>
            <w:pPr>
              <w:spacing w:line="276" w:lineRule="auto" w:before="80" w:after="80"/>
            </w:pPr>
            <w:r/>
            <w:r>
              <w:rPr>
                <w:b w:val="0"/>
              </w:rPr>
              <w:t>Student data in the system is accessible only to authorized OSA personnel.</w:t>
            </w:r>
          </w:p>
        </w:tc>
        <w:tc>
          <w:tcPr>
            <w:tcW w:type="dxa" w:w="2160"/>
          </w:tcPr>
          <w:p>
            <w:pPr>
              <w:spacing w:line="276" w:lineRule="auto" w:before="80" w:after="80"/>
            </w:pPr>
            <w:r/>
            <w:r>
              <w:rPr>
                <w:b w:val="0"/>
              </w:rPr>
              <w:t>4.80</w:t>
            </w:r>
          </w:p>
        </w:tc>
        <w:tc>
          <w:tcPr>
            <w:tcW w:type="dxa" w:w="2160"/>
          </w:tcPr>
          <w:p>
            <w:pPr>
              <w:spacing w:line="276" w:lineRule="auto" w:before="80" w:after="80"/>
            </w:pPr>
            <w:r/>
            <w:r>
              <w:rPr>
                <w:b w:val="0"/>
              </w:rPr>
              <w:t>Outstanding</w:t>
            </w:r>
          </w:p>
        </w:tc>
      </w:tr>
      <w:tr>
        <w:tc>
          <w:tcPr>
            <w:tcW w:type="dxa" w:w="2160"/>
          </w:tcPr>
          <w:p>
            <w:pPr>
              <w:spacing w:line="276" w:lineRule="auto" w:before="80" w:after="80"/>
            </w:pPr>
            <w:r/>
            <w:r>
              <w:rPr>
                <w:b/>
              </w:rPr>
              <w:t>Overall System Mean</w:t>
            </w:r>
          </w:p>
        </w:tc>
        <w:tc>
          <w:tcPr>
            <w:tcW w:type="dxa" w:w="2160"/>
          </w:tcPr>
          <w:p>
            <w:pPr>
              <w:spacing w:line="276" w:lineRule="auto" w:before="80" w:after="80"/>
            </w:pPr>
            <w:r/>
          </w:p>
        </w:tc>
        <w:tc>
          <w:tcPr>
            <w:tcW w:type="dxa" w:w="2160"/>
          </w:tcPr>
          <w:p>
            <w:pPr>
              <w:spacing w:line="276" w:lineRule="auto" w:before="80" w:after="80"/>
            </w:pPr>
            <w:r/>
            <w:r>
              <w:rPr>
                <w:b/>
              </w:rPr>
              <w:t>4.47</w:t>
            </w:r>
          </w:p>
        </w:tc>
        <w:tc>
          <w:tcPr>
            <w:tcW w:type="dxa" w:w="2160"/>
          </w:tcPr>
          <w:p>
            <w:pPr>
              <w:spacing w:line="276" w:lineRule="auto" w:before="80" w:after="80"/>
            </w:pPr>
            <w:r/>
            <w:r>
              <w:rPr>
                <w:b/>
              </w:rPr>
              <w:t>Outstanding</w:t>
            </w:r>
          </w:p>
        </w:tc>
      </w:tr>
    </w:tbl>
    <w:p>
      <w:pPr>
        <w:spacing w:line="480" w:lineRule="auto" w:after="240"/>
      </w:pPr>
      <w:r>
        <w:rPr>
          <w:b w:val="0"/>
        </w:rPr>
        <w:t xml:space="preserve">The overall system mean of </w:t>
      </w:r>
      <w:r>
        <w:rPr>
          <w:b/>
        </w:rPr>
        <w:t>4.47</w:t>
      </w:r>
      <w:r>
        <w:rPr>
          <w:b w:val="0"/>
        </w:rPr>
        <w:t xml:space="preserve"> out of 5.00 exceeds the minimum acceptable threshold of </w:t>
      </w:r>
      <w:r>
        <w:rPr>
          <w:b/>
        </w:rPr>
        <w:t>4.00</w:t>
      </w:r>
      <w:r>
        <w:rPr>
          <w:b w:val="0"/>
        </w:rPr>
        <w:t xml:space="preserve"> established in Chapter I, indicating that A.E.G.I.S. meets the functional and qualitative expectations of its primary end users. No dimension fell below 4.00, confirming that the system is fit for operational deployment in the CLSU OSA environment.</w:t>
      </w:r>
    </w:p>
    <w:p>
      <w:pPr>
        <w:spacing w:line="480" w:lineRule="auto" w:after="240"/>
      </w:pPr>
      <w:r>
        <w:rPr>
          <w:b w:val="0"/>
        </w:rPr>
        <w:t>Security received the highest mean score (4.80), reflecting evaluator confidence in the RBAC-enforced data isolation and the system's compliance with R.A. 10173 data privacy requirements. Functional Suitability and the AI-aided Usability dimension both received a mean of 4.60, indicating that OSA staff found the fraud probability score and Grad-CAM heatmap to be genuinely useful in their document review decisions. Reliability and Performance Efficiency received the lowest scores (4.20), which are still categorized as Very Satisfactory; evaluators noted that email delivery timing was dependent on the SMTP server's queue and network conditions, a factor outside the system's direct control.</w:t>
      </w:r>
    </w:p>
    <w:p>
      <w:pPr>
        <w:spacing w:line="480" w:lineRule="auto" w:after="240"/>
      </w:pPr>
      <w:r>
        <w:rPr>
          <w:b w:val="0"/>
        </w:rPr>
        <w:t>The blind-first evaluation protocol yielded a notable finding: human-only review achieved a detection rate of 58% on the manipulated COG documents in the test set. When the AI fraud probability score and Grad-CAM heatmap were made visible, the evaluators' correct identification rate increased to 91%. This result demonstrates the practical utility of the AI-assisted workflow: OSA staff without forensic expertise can achieve detection rates comparable to the AI module when supported by the system's visual risk indicators.</w:t>
      </w:r>
    </w:p>
    <w:p>
      <w:pPr>
        <w:pStyle w:val="Heading2"/>
        <w:keepNext/>
        <w:spacing w:line="276" w:lineRule="auto" w:before="240" w:after="120"/>
      </w:pPr>
      <w:r>
        <w:rPr>
          <w:b w:val="0"/>
        </w:rPr>
        <w:t>Discussion</w:t>
      </w:r>
    </w:p>
    <w:p>
      <w:pPr>
        <w:spacing w:line="480" w:lineRule="auto" w:after="240"/>
      </w:pPr>
      <w:r>
        <w:rPr>
          <w:b w:val="0"/>
        </w:rPr>
        <w:t>The results confirm that A.E.G.I.S. successfully addresses all five specific problems identified in Chapter I. Paper-based submission has been replaced by an online portal accessible from any device. AI-assisted COG verification provides a quantitative and visual fraud probability assessment for every submitted document, overcoming the limitations of manual visual inspection documented by Boonkrong (2024). Automated SMTP notifications have eliminated the need for staff to compose and send individual status emails, consistent with the performance improvements reported by Charishma et al. (2024) and Johnson et al. (2021). All scholarship records are now stored in a normalized relational database with role-based access controls, replacing physical folder-based filing. The ISO/IEC 25010 UAT framework provides formal, measurable evidence of system performance for the first time in the OSA's operational history.</w:t>
      </w:r>
    </w:p>
    <w:p>
      <w:pPr>
        <w:spacing w:line="480" w:lineRule="auto" w:after="240"/>
      </w:pPr>
      <w:r>
        <w:rPr>
          <w:b w:val="0"/>
        </w:rPr>
        <w:t>The AI module's accuracy of 93.40% situates A.E.G.I.S. within the performance range of comparable published systems: Gorle and Guttavelli (2025) achieved 96.21% on the CASIA v2.0 benchmark alone, while Maamouli et al. (2022) achieved 73.95% on administrative documents with a high recall rate of 97.30%. The combined CASIA + COG-specific training approach adopted in this study produced a model that outperforms administrative-document-only baselines while approaching the performance of systems trained exclusively on the benchmark dataset, demonstrating the practical value of domain-specific data augmentation for Philippine academic document contexts.</w:t>
      </w:r>
    </w:p>
    <w:p>
      <w:pPr>
        <w:spacing w:line="480" w:lineRule="auto" w:after="240"/>
      </w:pPr>
      <w:r>
        <w:rPr>
          <w:b w:val="0"/>
        </w:rPr>
        <w:t>The overall UAT mean of 4.47 compares favorably with similar systems in the literature. Blancaflor et al. (2022) reported a mean usability rating of 4.25 for their web-based scholarship portal, and Hazizi et al. (2024) reported a 4.30 mean usability score for their Laravel-based scholarship selection system. A.E.G.I.S. exceeds both baselines, attributable in part to the premium UI/UX design—the interactive Forensics Review panel, the animated status dashboard, and the drag-and-drop upload zone—which reduced the learning curve for OSA staff who had no prior exposure to AI-assisted tools.</w:t>
      </w:r>
    </w:p>
    <w:p>
      <w:pPr/>
      <w:r>
        <w:br w:type="page"/>
      </w:r>
    </w:p>
    <w:p>
      <w:pPr>
        <w:pStyle w:val="Heading1"/>
        <w:keepNext/>
        <w:spacing w:line="276" w:lineRule="auto" w:before="240" w:after="120"/>
      </w:pPr>
      <w:r>
        <w:rPr>
          <w:b w:val="0"/>
        </w:rPr>
        <w:t>CHAPTER V</w:t>
      </w:r>
    </w:p>
    <w:p>
      <w:pPr>
        <w:pStyle w:val="Heading1"/>
        <w:keepNext/>
        <w:spacing w:line="276" w:lineRule="auto" w:before="240" w:after="120"/>
      </w:pPr>
      <w:r>
        <w:rPr>
          <w:b w:val="0"/>
        </w:rPr>
        <w:t>SUMMARY, CONCLUSIONS, AND RECOMMENDATIONS</w:t>
      </w:r>
    </w:p>
    <w:p>
      <w:pPr>
        <w:pStyle w:val="Heading2"/>
        <w:keepNext/>
        <w:spacing w:line="276" w:lineRule="auto" w:before="240" w:after="120"/>
      </w:pPr>
      <w:r>
        <w:rPr>
          <w:b w:val="0"/>
        </w:rPr>
        <w:t>Summary</w:t>
      </w:r>
    </w:p>
    <w:p>
      <w:pPr>
        <w:spacing w:line="480" w:lineRule="auto" w:after="240"/>
      </w:pPr>
      <w:r>
        <w:rPr>
          <w:b w:val="0"/>
        </w:rPr>
        <w:t>This study developed and evaluated A.E.G.I.S. (AI-Enhanced Grant Information System), a web-based scholarship management system designed for the Office of Student Affairs (OSA) of Central Luzon State University (CLSU). The system was developed in response to five operational problems identified at the CLSU OSA: paper-based application submission, absence of document authenticity verification, manual email communication, disorganized physical record storage, and the lack of a formal system evaluation framework.</w:t>
      </w:r>
    </w:p>
    <w:p>
      <w:pPr>
        <w:spacing w:line="480" w:lineRule="auto" w:after="240"/>
      </w:pPr>
      <w:r>
        <w:rPr>
          <w:b w:val="0"/>
        </w:rPr>
        <w:t>A.E.G.I.S. was built using the PHP/Laravel framework for the web application layer and a Python Flask microservice for the AI document analysis component. The system supports three user roles—Student, OSA Administrator, and Super Administrator—each with strictly enforced role-based access controls. The following features were implemented and deployed: (1) an online student application portal with drag-and-drop document upload and real-time GWA eligibility validation; (2) an AI fraud detection module based on a two-stage Error Level Analysis and ResNet-50 CNN pipeline, producing a Fraud Probability Score, classification label, and Grad-CAM heatmap for every submitted COG; (3) automated SMTP email notifications dispatched upon every Approved or Rejected decision; (4) a filtered CSV and PDF reporting module for CHED and DOST-SEI compliance; and (5) a Super Administrator analytics dashboard with real-time statistics, Chart.js visualizations, and an integrated UAT evaluation panel aligned to ISO/IEC 25010.</w:t>
      </w:r>
    </w:p>
    <w:p>
      <w:pPr>
        <w:spacing w:line="480" w:lineRule="auto" w:after="240"/>
      </w:pPr>
      <w:r>
        <w:rPr>
          <w:b w:val="0"/>
        </w:rPr>
        <w:t>The AI module was trained on a combined dataset of 7,491 CASIA v2.0 benchmark images and 400 COG-specific dummy documents and evaluated on a stratified held-out test set. The model achieved an accuracy of 93.40%, precision of 91.20%, recall of 92.80%, and an F1-Score of 92.00%, surpassing all pre-defined target metrics. The false-negative rate of 7.20% was well within the 15% ceiling established in the methodology. A UAT evaluation conducted with five OSA personnel using the ISO/IEC 25010 framework yielded an overall system mean of 4.47 out of 5.00, exceeding the minimum acceptable threshold of 4.00 and confirming the system's readiness for operational deployment.</w:t>
      </w:r>
    </w:p>
    <w:p>
      <w:pPr>
        <w:pStyle w:val="Heading2"/>
        <w:keepNext/>
        <w:spacing w:line="276" w:lineRule="auto" w:before="240" w:after="120"/>
      </w:pPr>
      <w:r>
        <w:rPr>
          <w:b w:val="0"/>
        </w:rPr>
        <w:t>Conclusions</w:t>
      </w:r>
    </w:p>
    <w:p>
      <w:pPr>
        <w:spacing w:line="480" w:lineRule="auto" w:after="240"/>
      </w:pPr>
      <w:r>
        <w:rPr>
          <w:b w:val="0"/>
        </w:rPr>
        <w:t>Based on the results and discussion presented in Chapter IV, the following conclusions are drawn:</w:t>
      </w:r>
    </w:p>
    <w:p>
      <w:pPr>
        <w:spacing w:line="480" w:lineRule="auto" w:after="240"/>
        <w:ind w:left="720" w:hanging="360"/>
      </w:pPr>
      <w:r>
        <w:rPr>
          <w:b/>
        </w:rPr>
        <w:t>1.</w:t>
        <w:tab/>
      </w:r>
      <w:r>
        <w:rPr>
          <w:b/>
        </w:rPr>
        <w:t>A.E.G.I.S. successfully digitized the CLSU OSA scholarship application workflow.</w:t>
      </w:r>
      <w:r>
        <w:rPr>
          <w:b w:val="0"/>
        </w:rPr>
        <w:t xml:space="preserve"> The online student application portal, with its real-time GWA validation and drag-and-drop document upload, eliminated the need for in-person COG submission and reduced the manual intake workload of OSA staff. All five specific objectives stated in Chapter I were fully implemented and validated.</w:t>
      </w:r>
    </w:p>
    <w:p>
      <w:pPr>
        <w:spacing w:line="480" w:lineRule="auto" w:after="240"/>
        <w:ind w:left="720" w:hanging="360"/>
      </w:pPr>
      <w:r>
        <w:rPr>
          <w:b/>
        </w:rPr>
        <w:t>2.</w:t>
        <w:tab/>
      </w:r>
      <w:r>
        <w:rPr>
          <w:b/>
        </w:rPr>
        <w:t>The ELA-CNN pipeline is effective for detecting document forgery in Philippine academic COG documents.</w:t>
      </w:r>
      <w:r>
        <w:rPr>
          <w:b w:val="0"/>
        </w:rPr>
        <w:t xml:space="preserve"> The ResNet-50 model, trained on a combined benchmark and COG-specific dataset, achieved 93.40% accuracy with a false-negative rate of 7.20%. The Grad-CAM heatmaps correctly localized manipulation regions—including grade field text replacement, GWA modification, and clone-stamped seals—in all test cases examined during UAT, confirming the pipeline's interpretability and operational reliability.</w:t>
      </w:r>
    </w:p>
    <w:p>
      <w:pPr>
        <w:spacing w:line="480" w:lineRule="auto" w:after="240"/>
        <w:ind w:left="720" w:hanging="360"/>
      </w:pPr>
      <w:r>
        <w:rPr>
          <w:b/>
        </w:rPr>
        <w:t>3.</w:t>
        <w:tab/>
      </w:r>
      <w:r>
        <w:rPr>
          <w:b/>
        </w:rPr>
        <w:t>AI-assisted review significantly improved OSA staff document verification performance.</w:t>
      </w:r>
      <w:r>
        <w:rPr>
          <w:b w:val="0"/>
        </w:rPr>
        <w:t xml:space="preserve"> The blind-first UAT protocol demonstrated that unaided human review achieved a 58% detection rate on tampered COG documents, while AI-supported review raised this rate to 91%. This result quantifies the practical value of the A.E.G.I.S. forensics module as a decision-support tool for non-expert evaluators.</w:t>
      </w:r>
    </w:p>
    <w:p>
      <w:pPr>
        <w:spacing w:line="480" w:lineRule="auto" w:after="240"/>
        <w:ind w:left="720" w:hanging="360"/>
      </w:pPr>
      <w:r>
        <w:rPr>
          <w:b/>
        </w:rPr>
        <w:t>4.</w:t>
        <w:tab/>
      </w:r>
      <w:r>
        <w:rPr>
          <w:b/>
        </w:rPr>
        <w:t>Automated email notifications improved applicant communication efficiency.</w:t>
      </w:r>
      <w:r>
        <w:rPr>
          <w:b w:val="0"/>
        </w:rPr>
        <w:t xml:space="preserve"> All five UAT evaluators confirmed that the automated SMTP notification system dispatched status emails promptly and accurately, eliminating the manual email composition task previously performed by OSA staff for every application status change.</w:t>
      </w:r>
    </w:p>
    <w:p>
      <w:pPr>
        <w:spacing w:line="480" w:lineRule="auto" w:after="240"/>
        <w:ind w:left="720" w:hanging="360"/>
      </w:pPr>
      <w:r>
        <w:rPr>
          <w:b/>
        </w:rPr>
        <w:t>5.</w:t>
        <w:tab/>
      </w:r>
      <w:r>
        <w:rPr>
          <w:b/>
        </w:rPr>
        <w:t>A.E.G.I.S. meets the ISO/IEC 25010 software quality standards as evaluated by its target users.</w:t>
      </w:r>
      <w:r>
        <w:rPr>
          <w:b w:val="0"/>
        </w:rPr>
        <w:t xml:space="preserve"> The overall UAT mean of 4.47 exceeds the 4.00 minimum threshold across all five evaluated dimensions—Functional Suitability, Usability, Reliability, Performance Efficiency, and Security—confirming that the system is acceptable, usable, and trustworthy from the perspective of OSA personnel.</w:t>
      </w:r>
    </w:p>
    <w:p>
      <w:pPr>
        <w:spacing w:line="480" w:lineRule="auto" w:after="240"/>
        <w:ind w:left="720" w:hanging="360"/>
      </w:pPr>
      <w:r>
        <w:rPr>
          <w:b/>
        </w:rPr>
        <w:t>6.</w:t>
        <w:tab/>
      </w:r>
      <w:r>
        <w:rPr>
          <w:b/>
        </w:rPr>
        <w:t>The system's AES-256 field-level encryption, SHA-256 UUID file anonymization, and RBAC enforcement fulfill the data privacy obligations of R.A. 10173.</w:t>
      </w:r>
      <w:r>
        <w:rPr>
          <w:b w:val="0"/>
        </w:rPr>
        <w:t xml:space="preserve"> No personally identifiable student information is exposed through the application's routes, file naming scheme, or database queries accessible to unauthorized roles.</w:t>
      </w:r>
    </w:p>
    <w:p>
      <w:pPr>
        <w:pStyle w:val="Heading2"/>
        <w:keepNext/>
        <w:spacing w:line="276" w:lineRule="auto" w:before="240" w:after="120"/>
      </w:pPr>
      <w:r>
        <w:rPr>
          <w:b w:val="0"/>
        </w:rPr>
        <w:t>Recommendations</w:t>
      </w:r>
    </w:p>
    <w:p>
      <w:pPr/>
      <w:r>
        <w:t>9. Optimization of High-Traffic Query Caching. During peak application periods, the database query caching layer should be switched to an in-memory Redis cluster. This reduces database I/O times to sub-millisecond ranges and prevents database locking under concurrent student requests.</w:t>
      </w:r>
    </w:p>
    <w:p>
      <w:pPr/>
      <w:r>
        <w:t>10. Implementation of Automated CI/CD Testing. Development teams should maintain an automated integration pipeline (e.g., GitHub Actions) to run the 50 automated PHPUnit verification tests on every pull request, preventing regressions and security header misconfigurations before merge.</w:t>
      </w:r>
    </w:p>
    <w:p>
      <w:pPr/>
      <w:r>
        <w:t>11. Deployment via Container Orchestration. To simplify system maintenance, software custodians should deploy the application using Docker Compose. This encapsulates the PHP and Python runtime configurations, ensuring consistency across hosting updates and preventing library version conflicts on the host system.</w:t>
      </w:r>
    </w:p>
    <w:p>
      <w:pPr>
        <w:spacing w:line="480" w:lineRule="auto" w:after="240"/>
      </w:pPr>
      <w:r>
        <w:rPr>
          <w:b w:val="0"/>
        </w:rPr>
        <w:t>The following recommendations are proposed for future development and research based on the limitations encountered and the potential identified during the study:</w:t>
      </w:r>
    </w:p>
    <w:p>
      <w:pPr>
        <w:spacing w:line="480" w:lineRule="auto" w:after="240"/>
        <w:ind w:left="720" w:hanging="360"/>
      </w:pPr>
      <w:r>
        <w:rPr>
          <w:b/>
        </w:rPr>
        <w:t>1.</w:t>
        <w:tab/>
      </w:r>
      <w:r>
        <w:rPr>
          <w:b/>
        </w:rPr>
        <w:t>Integration with CLSU Institutional Databases.</w:t>
      </w:r>
      <w:r>
        <w:rPr>
          <w:b w:val="0"/>
        </w:rPr>
        <w:t xml:space="preserve"> The current system operates as a standalone platform and does not query the CLSU grading database to cross-verify the GWA declared by the applicant against institutional records. A future version should establish a secure API connection to the CLSU academic records system, enabling automated GWA cross-referencing that would further reduce the opportunity for misrepresentation.</w:t>
      </w:r>
    </w:p>
    <w:p>
      <w:pPr>
        <w:spacing w:line="480" w:lineRule="auto" w:after="240"/>
        <w:ind w:left="720" w:hanging="360"/>
      </w:pPr>
      <w:r>
        <w:rPr>
          <w:b/>
        </w:rPr>
        <w:t>2.</w:t>
        <w:tab/>
      </w:r>
      <w:r>
        <w:rPr>
          <w:b/>
        </w:rPr>
        <w:t>Expansion of Supported Document Formats.</w:t>
      </w:r>
      <w:r>
        <w:rPr>
          <w:b w:val="0"/>
        </w:rPr>
        <w:t xml:space="preserve"> A.E.G.I.S. currently accepts only JPEG and PNG image uploads. Future versions should support PDF submissions, which are the most common format for official COG documents in CLSU's Office of Admissions and Records. A PDF-to-image conversion layer should be integrated at the upload stage to feed the AI pipeline without modification.</w:t>
      </w:r>
    </w:p>
    <w:p>
      <w:pPr>
        <w:spacing w:line="480" w:lineRule="auto" w:after="240"/>
        <w:ind w:left="720" w:hanging="360"/>
      </w:pPr>
      <w:r>
        <w:rPr>
          <w:b/>
        </w:rPr>
        <w:t>3.</w:t>
        <w:tab/>
      </w:r>
      <w:r>
        <w:rPr>
          <w:b/>
        </w:rPr>
        <w:t>Online-to-Offline Model Revalidation Pipeline.</w:t>
      </w:r>
      <w:r>
        <w:rPr>
          <w:b w:val="0"/>
        </w:rPr>
        <w:t xml:space="preserve"> The AI classification module should be revalidated on an annual basis using new COG-format dummy documents to account for the evolution of document formatting, scanning equipment, and forgery techniques. A semi-automated revalidation pipeline—where new documents are labeled, processed, and used to fine-tune the existing model—should be documented in the System Administration Manual for the designated system custodian.</w:t>
      </w:r>
    </w:p>
    <w:p>
      <w:pPr>
        <w:spacing w:line="480" w:lineRule="auto" w:after="240"/>
        <w:ind w:left="720" w:hanging="360"/>
      </w:pPr>
      <w:r>
        <w:rPr>
          <w:b/>
        </w:rPr>
        <w:t>4.</w:t>
        <w:tab/>
      </w:r>
      <w:r>
        <w:rPr>
          <w:b/>
        </w:rPr>
        <w:t>Real-Time WebSocket-Based AI Status Updates.</w:t>
      </w:r>
      <w:r>
        <w:rPr>
          <w:b w:val="0"/>
        </w:rPr>
        <w:t xml:space="preserve"> The current implementation uses a page-refresh polling mechanism to check the status of an in-progress AI scan. A future version should implement Laravel Echo with WebSockets or Server-Sent Events to push scan completion notifications to the administrator dashboard in real time, eliminating the need for page reloads and improving the responsiveness of the review interface.</w:t>
      </w:r>
    </w:p>
    <w:p>
      <w:pPr>
        <w:spacing w:line="480" w:lineRule="auto" w:after="240"/>
        <w:ind w:left="720" w:hanging="360"/>
      </w:pPr>
      <w:r>
        <w:rPr>
          <w:b/>
        </w:rPr>
        <w:t>5.</w:t>
        <w:tab/>
      </w:r>
      <w:r>
        <w:rPr>
          <w:b/>
        </w:rPr>
        <w:t>Mobile-Responsive Progressive Web Application (PWA).</w:t>
      </w:r>
      <w:r>
        <w:rPr>
          <w:b w:val="0"/>
        </w:rPr>
        <w:t xml:space="preserve"> While A.E.G.I.S. is designed to be responsive across device sizes, it is not a dedicated mobile application. Packaging the student portal as a Progressive Web Application would allow students to install it on their home screen, receive push notifications for status changes, and use the portal with reduced data usage through service worker caching.</w:t>
      </w:r>
    </w:p>
    <w:p>
      <w:pPr>
        <w:spacing w:line="480" w:lineRule="auto" w:after="240"/>
        <w:ind w:left="720" w:hanging="360"/>
      </w:pPr>
      <w:r>
        <w:rPr>
          <w:b/>
        </w:rPr>
        <w:t>6.</w:t>
        <w:tab/>
      </w:r>
      <w:r>
        <w:rPr>
          <w:b/>
        </w:rPr>
        <w:t>Financial Disbursement Module.</w:t>
      </w:r>
      <w:r>
        <w:rPr>
          <w:b w:val="0"/>
        </w:rPr>
        <w:t xml:space="preserve"> The current scope explicitly excludes financial computation and fund disbursement. A future version, developed in coordination with the CLSU Accounting Office, could extend the system to track scholarship grant amounts, disbursement schedules, and payment confirmation records, creating a fully integrated scholarship lifecycle management platform.</w:t>
      </w:r>
    </w:p>
    <w:p>
      <w:pPr>
        <w:spacing w:line="480" w:lineRule="auto" w:after="240"/>
        <w:ind w:left="720" w:hanging="360"/>
      </w:pPr>
      <w:r>
        <w:rPr>
          <w:b/>
        </w:rPr>
        <w:t>7.</w:t>
        <w:tab/>
      </w:r>
      <w:r>
        <w:rPr>
          <w:b/>
        </w:rPr>
        <w:t>Expansion to Other Philippine HEIs.</w:t>
      </w:r>
      <w:r>
        <w:rPr>
          <w:b w:val="0"/>
        </w:rPr>
        <w:t xml:space="preserve"> The A.E.G.I.S. architecture is not CLSU-specific. The scholarship program management, AI document verification pipeline, and ISO/IEC 25010 evaluation framework can be generalized for deployment at other state universities and higher education institutions facing similar operational challenges. Future researchers may evaluate the system's transferability by conducting a multi-site deployment study with two or more HEIs and comparing UAT outcomes across institutional contexts.</w:t>
      </w:r>
    </w:p>
    <w:p>
      <w:pPr>
        <w:spacing w:line="480" w:lineRule="auto" w:after="240"/>
        <w:ind w:left="720" w:hanging="360"/>
      </w:pPr>
      <w:r>
        <w:rPr>
          <w:b/>
        </w:rPr>
        <w:t>8.</w:t>
        <w:tab/>
      </w:r>
      <w:r>
        <w:rPr>
          <w:b/>
        </w:rPr>
        <w:t>Multi-Language Support.</w:t>
      </w:r>
      <w:r>
        <w:rPr>
          <w:b w:val="0"/>
        </w:rPr>
        <w:t xml:space="preserve"> To serve a broader range of students, particularly those enrolled in programs outside of Engineering and IT, the student portal interface should be extended with Filipino-language translations of key instructions, error messages, and status updates. This would reduce usability barriers for students with limited English proficiency and improve inclusivity in the scholarship application process.</w:t>
      </w:r>
    </w:p>
    <w:p>
      <w:pPr>
        <w:spacing w:line="480" w:lineRule="auto" w:after="240"/>
      </w:pPr>
      <w:r>
        <w:rPr>
          <w:b w:val="0"/>
        </w:rPr>
        <w:t>*End of Chapter V*</w:t>
      </w:r>
    </w:p>
    <w:p w14:paraId="116705E6" w14:textId="77777777" w:rsidR="008335FC" w:rsidRPr="00967697" w:rsidRDefault="00073209">
      <w:pPr>
        <w:pStyle w:val="Heading1"/>
        <w:spacing w:line="480" w:lineRule="auto"/>
        <w:jc w:val="left"/>
        <w:rPr>
          <w:sz w:val="24"/>
          <w:szCs w:val="24"/>
        </w:rPr>
      </w:pPr>
      <w:r w:rsidRPr="00967697">
        <w:br w:type="page"/>
      </w:r>
    </w:p>
    <w:p w14:paraId="3859F3B7" w14:textId="77777777" w:rsidR="008335FC" w:rsidRPr="00967697" w:rsidRDefault="00073209">
      <w:pPr>
        <w:pStyle w:val="Heading1"/>
        <w:rPr>
          <w:sz w:val="24"/>
          <w:szCs w:val="24"/>
        </w:rPr>
      </w:pPr>
      <w:bookmarkStart w:id="446" w:name="_9ud0lo5majxf" w:colFirst="0" w:colLast="0"/>
      <w:bookmarkEnd w:id="446"/>
      <w:r w:rsidRPr="00967697">
        <w:rPr>
          <w:sz w:val="24"/>
          <w:szCs w:val="24"/>
        </w:rPr>
        <w:lastRenderedPageBreak/>
        <w:t>REFERENCES</w:t>
      </w:r>
    </w:p>
    <w:p w14:paraId="6DE77EEE" w14:textId="77777777" w:rsidR="008335FC" w:rsidRPr="00967697" w:rsidRDefault="00073209">
      <w:pPr>
        <w:spacing w:after="200"/>
        <w:ind w:left="720" w:hanging="360"/>
        <w:jc w:val="both"/>
      </w:pPr>
      <w:r w:rsidRPr="00967697">
        <w:t>Blackbaud. (2023). Award management software. https://www.blackbaud.com/award-management</w:t>
      </w:r>
    </w:p>
    <w:p w14:paraId="64FD6D4A" w14:textId="77777777" w:rsidR="008335FC" w:rsidRPr="00967697" w:rsidRDefault="00073209">
      <w:pPr>
        <w:spacing w:after="200"/>
        <w:ind w:left="720" w:hanging="360"/>
        <w:jc w:val="both"/>
      </w:pPr>
      <w:proofErr w:type="spellStart"/>
      <w:r w:rsidRPr="00967697">
        <w:t>Blancaflor</w:t>
      </w:r>
      <w:proofErr w:type="spellEnd"/>
      <w:r w:rsidRPr="00967697">
        <w:t xml:space="preserve">, E., </w:t>
      </w:r>
      <w:proofErr w:type="spellStart"/>
      <w:r w:rsidRPr="00967697">
        <w:t>Caseñas</w:t>
      </w:r>
      <w:proofErr w:type="spellEnd"/>
      <w:r w:rsidRPr="00967697">
        <w:t xml:space="preserve">, P. A. I., </w:t>
      </w:r>
      <w:proofErr w:type="spellStart"/>
      <w:r w:rsidRPr="00967697">
        <w:t>Rocamora</w:t>
      </w:r>
      <w:proofErr w:type="spellEnd"/>
      <w:r w:rsidRPr="00967697">
        <w:t xml:space="preserve">, L. J. H., </w:t>
      </w:r>
      <w:proofErr w:type="spellStart"/>
      <w:r w:rsidRPr="00967697">
        <w:t>Rosete</w:t>
      </w:r>
      <w:proofErr w:type="spellEnd"/>
      <w:r w:rsidRPr="00967697">
        <w:t xml:space="preserve">, J. I. Y., &amp; Rey, W. (2022). </w:t>
      </w:r>
      <w:proofErr w:type="spellStart"/>
      <w:r w:rsidRPr="00967697">
        <w:t>APPly</w:t>
      </w:r>
      <w:proofErr w:type="spellEnd"/>
      <w:r w:rsidRPr="00967697">
        <w:t>: A design of an online tertiary level scholarship application management system. 2022 International Communication Engineering and Cloud Computing Conference (CECCC). https://doi.org/10.1109/CECCC56460.2022.10069218</w:t>
      </w:r>
    </w:p>
    <w:p w14:paraId="6956A166" w14:textId="77777777" w:rsidR="008335FC" w:rsidRPr="00967697" w:rsidRDefault="00073209">
      <w:pPr>
        <w:spacing w:after="200"/>
        <w:ind w:left="720" w:hanging="360"/>
        <w:jc w:val="both"/>
      </w:pPr>
      <w:proofErr w:type="spellStart"/>
      <w:r w:rsidRPr="00967697">
        <w:t>Boonkrong</w:t>
      </w:r>
      <w:proofErr w:type="spellEnd"/>
      <w:r w:rsidRPr="00967697">
        <w:t xml:space="preserve">, S. (2024). Design of an academic document forgery detection system. </w:t>
      </w:r>
      <w:r w:rsidRPr="000B1778">
        <w:rPr>
          <w:i/>
          <w:iCs/>
          <w:rPrChange w:id="447" w:author="DAISY CASIPIT" w:date="2026-06-10T23:04:00Z">
            <w:rPr/>
          </w:rPrChange>
        </w:rPr>
        <w:t>International Journal of Information Technology, 17</w:t>
      </w:r>
      <w:r w:rsidRPr="00967697">
        <w:t>, 5175–5187. https://doi.org/10.1007/s41870-024-02006-6</w:t>
      </w:r>
    </w:p>
    <w:p w14:paraId="3B7AA703" w14:textId="77777777" w:rsidR="008335FC" w:rsidRPr="00967697" w:rsidRDefault="00073209">
      <w:pPr>
        <w:spacing w:after="200"/>
        <w:ind w:left="720" w:hanging="360"/>
        <w:jc w:val="both"/>
      </w:pPr>
      <w:proofErr w:type="spellStart"/>
      <w:r w:rsidRPr="00967697">
        <w:t>Charishma</w:t>
      </w:r>
      <w:proofErr w:type="spellEnd"/>
      <w:r w:rsidRPr="00967697">
        <w:t xml:space="preserve">, C. J., Khan, R. A., </w:t>
      </w:r>
      <w:proofErr w:type="spellStart"/>
      <w:r w:rsidRPr="00967697">
        <w:t>Rakshitha</w:t>
      </w:r>
      <w:proofErr w:type="spellEnd"/>
      <w:r w:rsidRPr="00967697">
        <w:t xml:space="preserve">, S., </w:t>
      </w:r>
      <w:proofErr w:type="spellStart"/>
      <w:r w:rsidRPr="00967697">
        <w:t>Mouna</w:t>
      </w:r>
      <w:proofErr w:type="spellEnd"/>
      <w:r w:rsidRPr="00967697">
        <w:t xml:space="preserve">, V. M., &amp; </w:t>
      </w:r>
      <w:proofErr w:type="spellStart"/>
      <w:r w:rsidRPr="00967697">
        <w:t>Hamsaveni</w:t>
      </w:r>
      <w:proofErr w:type="spellEnd"/>
      <w:r w:rsidRPr="00967697">
        <w:t>, M. (2024). Data Me: Your journey to information excellence. International Conference on Design, Engineering and Computer Sciences. https://doi.org/10.1109/ICDECS59733.2023.10503444</w:t>
      </w:r>
    </w:p>
    <w:p w14:paraId="6B65F993" w14:textId="77777777" w:rsidR="008335FC" w:rsidRPr="00967697" w:rsidRDefault="00073209">
      <w:pPr>
        <w:spacing w:after="200"/>
        <w:ind w:left="720" w:hanging="360"/>
        <w:jc w:val="both"/>
      </w:pPr>
      <w:r w:rsidRPr="00967697">
        <w:t>Commission on Higher Education (CHED). (2022). Revised guidelines for the Student Financial Assistance Programs (</w:t>
      </w:r>
      <w:proofErr w:type="spellStart"/>
      <w:r w:rsidRPr="00967697">
        <w:t>StuFAPs</w:t>
      </w:r>
      <w:proofErr w:type="spellEnd"/>
      <w:r w:rsidRPr="00967697">
        <w:t>). https://www.ched.gov.ph</w:t>
      </w:r>
    </w:p>
    <w:p w14:paraId="4224744A" w14:textId="77777777" w:rsidR="008335FC" w:rsidRPr="00967697" w:rsidRDefault="00073209">
      <w:pPr>
        <w:spacing w:after="200"/>
        <w:ind w:left="720" w:hanging="360"/>
        <w:jc w:val="both"/>
      </w:pPr>
      <w:proofErr w:type="spellStart"/>
      <w:r w:rsidRPr="00967697">
        <w:t>DeLone</w:t>
      </w:r>
      <w:proofErr w:type="spellEnd"/>
      <w:r w:rsidRPr="00967697">
        <w:t xml:space="preserve">, W. H., &amp; McLean, E. R. (2003). The </w:t>
      </w:r>
      <w:proofErr w:type="spellStart"/>
      <w:r w:rsidRPr="00967697">
        <w:t>DeLone</w:t>
      </w:r>
      <w:proofErr w:type="spellEnd"/>
      <w:r w:rsidRPr="00967697">
        <w:t xml:space="preserve"> and McLean model of information systems success: A ten-year update. </w:t>
      </w:r>
      <w:r w:rsidRPr="000B1778">
        <w:rPr>
          <w:i/>
          <w:iCs/>
          <w:rPrChange w:id="448" w:author="DAISY CASIPIT" w:date="2026-06-10T23:04:00Z">
            <w:rPr/>
          </w:rPrChange>
        </w:rPr>
        <w:t>Journal of Management Information Systems,</w:t>
      </w:r>
      <w:r w:rsidRPr="00967697">
        <w:t xml:space="preserve"> </w:t>
      </w:r>
      <w:r w:rsidRPr="000B1778">
        <w:rPr>
          <w:i/>
          <w:iCs/>
          <w:rPrChange w:id="449" w:author="DAISY CASIPIT" w:date="2026-06-10T23:04:00Z">
            <w:rPr/>
          </w:rPrChange>
        </w:rPr>
        <w:t>19</w:t>
      </w:r>
      <w:r w:rsidRPr="00967697">
        <w:t>(4), 9–30. https://doi.org/10.1080/07421222.2003.11045748</w:t>
      </w:r>
    </w:p>
    <w:p w14:paraId="0B8E0657" w14:textId="77777777" w:rsidR="008335FC" w:rsidRPr="00967697" w:rsidRDefault="00073209">
      <w:pPr>
        <w:spacing w:after="200"/>
        <w:ind w:left="720" w:hanging="360"/>
        <w:jc w:val="both"/>
      </w:pPr>
      <w:r w:rsidRPr="00967697">
        <w:t>Department of Science and Technology – Science Education Institute (DOST-SEI). (2023). Science and technology e-scholarship application system. https://www.sei.dost.gov.ph</w:t>
      </w:r>
    </w:p>
    <w:p w14:paraId="6295E7B5" w14:textId="77777777" w:rsidR="008335FC" w:rsidRPr="00967697" w:rsidRDefault="00073209">
      <w:pPr>
        <w:spacing w:after="200"/>
        <w:ind w:left="720" w:hanging="360"/>
        <w:jc w:val="both"/>
      </w:pPr>
      <w:proofErr w:type="spellStart"/>
      <w:r w:rsidRPr="00967697">
        <w:t>Gorle</w:t>
      </w:r>
      <w:proofErr w:type="spellEnd"/>
      <w:r w:rsidRPr="00967697">
        <w:t xml:space="preserve">, R., &amp; </w:t>
      </w:r>
      <w:proofErr w:type="spellStart"/>
      <w:r w:rsidRPr="00967697">
        <w:t>Guttavelli</w:t>
      </w:r>
      <w:proofErr w:type="spellEnd"/>
      <w:r w:rsidRPr="00967697">
        <w:t>, A. (2025). Enhanced image tampering detection using error level analysis and CNN. Engineering, Technology &amp; Applied Science Research. https://doi.org/10.48084/etasr.9593</w:t>
      </w:r>
    </w:p>
    <w:p w14:paraId="2BE6FC1F" w14:textId="77777777" w:rsidR="008335FC" w:rsidRPr="00967697" w:rsidRDefault="00073209">
      <w:pPr>
        <w:spacing w:after="200"/>
        <w:ind w:left="720" w:hanging="360"/>
        <w:jc w:val="both"/>
      </w:pPr>
      <w:proofErr w:type="spellStart"/>
      <w:r w:rsidRPr="00967697">
        <w:t>Hazizi</w:t>
      </w:r>
      <w:proofErr w:type="spellEnd"/>
      <w:r w:rsidRPr="00967697">
        <w:t xml:space="preserve">, A. A., </w:t>
      </w:r>
      <w:proofErr w:type="spellStart"/>
      <w:r w:rsidRPr="00967697">
        <w:t>Arafiah</w:t>
      </w:r>
      <w:proofErr w:type="spellEnd"/>
      <w:r w:rsidRPr="00967697">
        <w:t xml:space="preserve">, R., &amp; </w:t>
      </w:r>
      <w:proofErr w:type="spellStart"/>
      <w:r w:rsidRPr="00967697">
        <w:t>Mulyono</w:t>
      </w:r>
      <w:proofErr w:type="spellEnd"/>
      <w:r w:rsidRPr="00967697">
        <w:t xml:space="preserve">. (2024). Scholarship selection system using simple additive weighting method. </w:t>
      </w:r>
      <w:proofErr w:type="spellStart"/>
      <w:r w:rsidRPr="000B1778">
        <w:rPr>
          <w:i/>
          <w:iCs/>
          <w:rPrChange w:id="450" w:author="DAISY CASIPIT" w:date="2026-06-10T23:04:00Z">
            <w:rPr/>
          </w:rPrChange>
        </w:rPr>
        <w:t>Jurnal</w:t>
      </w:r>
      <w:proofErr w:type="spellEnd"/>
      <w:r w:rsidRPr="000B1778">
        <w:rPr>
          <w:i/>
          <w:iCs/>
          <w:rPrChange w:id="451" w:author="DAISY CASIPIT" w:date="2026-06-10T23:04:00Z">
            <w:rPr/>
          </w:rPrChange>
        </w:rPr>
        <w:t xml:space="preserve"> </w:t>
      </w:r>
      <w:proofErr w:type="spellStart"/>
      <w:r w:rsidRPr="000B1778">
        <w:rPr>
          <w:i/>
          <w:iCs/>
          <w:rPrChange w:id="452" w:author="DAISY CASIPIT" w:date="2026-06-10T23:04:00Z">
            <w:rPr/>
          </w:rPrChange>
        </w:rPr>
        <w:t>Ilmu</w:t>
      </w:r>
      <w:proofErr w:type="spellEnd"/>
      <w:r w:rsidRPr="000B1778">
        <w:rPr>
          <w:i/>
          <w:iCs/>
          <w:rPrChange w:id="453" w:author="DAISY CASIPIT" w:date="2026-06-10T23:04:00Z">
            <w:rPr/>
          </w:rPrChange>
        </w:rPr>
        <w:t xml:space="preserve"> </w:t>
      </w:r>
      <w:proofErr w:type="spellStart"/>
      <w:r w:rsidRPr="000B1778">
        <w:rPr>
          <w:i/>
          <w:iCs/>
          <w:rPrChange w:id="454" w:author="DAISY CASIPIT" w:date="2026-06-10T23:04:00Z">
            <w:rPr/>
          </w:rPrChange>
        </w:rPr>
        <w:t>Komputer</w:t>
      </w:r>
      <w:proofErr w:type="spellEnd"/>
      <w:r w:rsidRPr="000B1778">
        <w:rPr>
          <w:i/>
          <w:iCs/>
          <w:rPrChange w:id="455" w:author="DAISY CASIPIT" w:date="2026-06-10T23:04:00Z">
            <w:rPr/>
          </w:rPrChange>
        </w:rPr>
        <w:t xml:space="preserve"> dan </w:t>
      </w:r>
      <w:proofErr w:type="spellStart"/>
      <w:r w:rsidRPr="000B1778">
        <w:rPr>
          <w:i/>
          <w:iCs/>
          <w:rPrChange w:id="456" w:author="DAISY CASIPIT" w:date="2026-06-10T23:04:00Z">
            <w:rPr/>
          </w:rPrChange>
        </w:rPr>
        <w:t>Aplikasi</w:t>
      </w:r>
      <w:proofErr w:type="spellEnd"/>
      <w:r w:rsidRPr="000B1778">
        <w:rPr>
          <w:i/>
          <w:iCs/>
          <w:rPrChange w:id="457" w:author="DAISY CASIPIT" w:date="2026-06-10T23:04:00Z">
            <w:rPr/>
          </w:rPrChange>
        </w:rPr>
        <w:t>, 2</w:t>
      </w:r>
      <w:r w:rsidRPr="00967697">
        <w:t>(1). https://doi.org/10.21009/j-koma.v2i1.47275</w:t>
      </w:r>
    </w:p>
    <w:p w14:paraId="57630448" w14:textId="77777777" w:rsidR="008335FC" w:rsidRPr="00967697" w:rsidRDefault="00073209">
      <w:pPr>
        <w:spacing w:after="200"/>
        <w:ind w:left="720" w:hanging="360"/>
        <w:jc w:val="both"/>
      </w:pPr>
      <w:proofErr w:type="spellStart"/>
      <w:r w:rsidRPr="00967697">
        <w:t>Idlbek</w:t>
      </w:r>
      <w:proofErr w:type="spellEnd"/>
      <w:r w:rsidRPr="00967697">
        <w:t xml:space="preserve">, R., </w:t>
      </w:r>
      <w:proofErr w:type="spellStart"/>
      <w:r w:rsidRPr="00967697">
        <w:t>Pešić</w:t>
      </w:r>
      <w:proofErr w:type="spellEnd"/>
      <w:r w:rsidRPr="00967697">
        <w:t xml:space="preserve">, M., &amp; </w:t>
      </w:r>
      <w:proofErr w:type="spellStart"/>
      <w:r w:rsidRPr="00967697">
        <w:t>Solic</w:t>
      </w:r>
      <w:proofErr w:type="spellEnd"/>
      <w:r w:rsidRPr="00967697">
        <w:t>, K. (2024). Enhancing digital image forensics with error level analysis (ELA). International Convention on Information and Communication Technology, Electronics and Microelectronics (MIPRO). https://doi.org/10.1109/MIPRO60963.2024.10569232</w:t>
      </w:r>
    </w:p>
    <w:p w14:paraId="0CA821E4" w14:textId="77777777" w:rsidR="008335FC" w:rsidRPr="00967697" w:rsidRDefault="00073209">
      <w:pPr>
        <w:spacing w:after="200"/>
        <w:ind w:left="720" w:hanging="360"/>
        <w:jc w:val="both"/>
      </w:pPr>
      <w:r w:rsidRPr="00967697">
        <w:t>Johnson, F. C., Adeyemi, A. O., &amp; Okonkwo, R. U. (2021). Design and implementation of a web-based SMS-notification clearance system. Federal Polytechnic, Ile-</w:t>
      </w:r>
      <w:proofErr w:type="spellStart"/>
      <w:r w:rsidRPr="00967697">
        <w:t>Oluji</w:t>
      </w:r>
      <w:proofErr w:type="spellEnd"/>
      <w:r w:rsidRPr="00967697">
        <w:t xml:space="preserve"> </w:t>
      </w:r>
      <w:r w:rsidRPr="000B1778">
        <w:rPr>
          <w:i/>
          <w:iCs/>
          <w:rPrChange w:id="458" w:author="DAISY CASIPIT" w:date="2026-06-10T23:03:00Z">
            <w:rPr/>
          </w:rPrChange>
        </w:rPr>
        <w:t>Journal of Research, 7</w:t>
      </w:r>
      <w:r w:rsidRPr="00967697">
        <w:t>(2), 45–58.</w:t>
      </w:r>
    </w:p>
    <w:p w14:paraId="2928D23D" w14:textId="77777777" w:rsidR="008335FC" w:rsidRPr="00967697" w:rsidRDefault="00073209">
      <w:pPr>
        <w:spacing w:after="200"/>
        <w:ind w:left="720" w:hanging="360"/>
        <w:jc w:val="both"/>
      </w:pPr>
      <w:r w:rsidRPr="00967697">
        <w:lastRenderedPageBreak/>
        <w:t xml:space="preserve">Kasim, A. T., &amp; </w:t>
      </w:r>
      <w:proofErr w:type="spellStart"/>
      <w:r w:rsidRPr="00967697">
        <w:t>Ebraheem</w:t>
      </w:r>
      <w:proofErr w:type="spellEnd"/>
      <w:r w:rsidRPr="00967697">
        <w:t>, S. (2024). Tamper image detection using error level analysis and convolutional neural networks. AIP Conference Proceedings. https://doi.org/10.1063/5.0202365</w:t>
      </w:r>
    </w:p>
    <w:p w14:paraId="1E1640A9" w14:textId="77777777" w:rsidR="008335FC" w:rsidRPr="00967697" w:rsidRDefault="00073209">
      <w:pPr>
        <w:spacing w:after="200"/>
        <w:ind w:left="720" w:hanging="360"/>
        <w:jc w:val="both"/>
      </w:pPr>
      <w:proofErr w:type="spellStart"/>
      <w:r w:rsidRPr="00967697">
        <w:t>Lacca</w:t>
      </w:r>
      <w:proofErr w:type="spellEnd"/>
      <w:r w:rsidRPr="00967697">
        <w:t xml:space="preserve">, S., </w:t>
      </w:r>
      <w:proofErr w:type="spellStart"/>
      <w:r w:rsidRPr="00967697">
        <w:t>Nikam</w:t>
      </w:r>
      <w:proofErr w:type="spellEnd"/>
      <w:r w:rsidRPr="00967697">
        <w:t xml:space="preserve">, P., Joshi, M., &amp; </w:t>
      </w:r>
      <w:proofErr w:type="spellStart"/>
      <w:r w:rsidRPr="00967697">
        <w:t>Bhimanpallewar</w:t>
      </w:r>
      <w:proofErr w:type="spellEnd"/>
      <w:r w:rsidRPr="00967697">
        <w:t>, R. N. (2025). Hybrid multi-task CNN framework with expert labels for advanced document forgery detection. 2025 IC3ECSBHI. https://doi.org/10.1109/IC3ECSBHI63591.2025.10991080</w:t>
      </w:r>
    </w:p>
    <w:p w14:paraId="56BB4658" w14:textId="320B8489" w:rsidR="008335FC" w:rsidRPr="00967697" w:rsidRDefault="00073209">
      <w:pPr>
        <w:spacing w:after="200"/>
        <w:ind w:left="720" w:hanging="360"/>
        <w:jc w:val="both"/>
      </w:pPr>
      <w:proofErr w:type="spellStart"/>
      <w:r w:rsidRPr="00967697">
        <w:t>Maamouli</w:t>
      </w:r>
      <w:proofErr w:type="spellEnd"/>
      <w:r w:rsidRPr="00967697">
        <w:t xml:space="preserve">, K., </w:t>
      </w:r>
      <w:proofErr w:type="spellStart"/>
      <w:r w:rsidRPr="00967697">
        <w:t>Benhamza</w:t>
      </w:r>
      <w:proofErr w:type="spellEnd"/>
      <w:r w:rsidRPr="00967697">
        <w:t xml:space="preserve">, H., </w:t>
      </w:r>
      <w:proofErr w:type="spellStart"/>
      <w:r w:rsidRPr="00967697">
        <w:t>Djeffal</w:t>
      </w:r>
      <w:proofErr w:type="spellEnd"/>
      <w:r w:rsidRPr="00967697">
        <w:t xml:space="preserve">, A., &amp; </w:t>
      </w:r>
      <w:proofErr w:type="spellStart"/>
      <w:r w:rsidRPr="00967697">
        <w:t>Cheddad</w:t>
      </w:r>
      <w:proofErr w:type="spellEnd"/>
      <w:r w:rsidRPr="00967697">
        <w:t xml:space="preserve">, A. (2022). A </w:t>
      </w:r>
      <w:del w:id="459" w:author="DAISY CASIPIT" w:date="2026-05-14T09:52:00Z">
        <w:r w:rsidRPr="00967697" w:rsidDel="0032389C">
          <w:delText xml:space="preserve">CNN </w:delText>
        </w:r>
      </w:del>
      <w:ins w:id="460" w:author="DAISY CASIPIT" w:date="2026-05-14T09:52:00Z">
        <w:r w:rsidR="0032389C" w:rsidRPr="00967697">
          <w:t>CNN</w:t>
        </w:r>
        <w:r w:rsidR="0032389C">
          <w:t>-</w:t>
        </w:r>
      </w:ins>
      <w:r w:rsidRPr="00967697">
        <w:t>based architecture for forgery detection in administrative documents. 2022 ISNIB. https://doi.org/10.1109/ISNIB57382.2022.10076089</w:t>
      </w:r>
    </w:p>
    <w:p w14:paraId="69868B96" w14:textId="77777777" w:rsidR="008335FC" w:rsidRPr="00967697" w:rsidRDefault="00073209">
      <w:pPr>
        <w:ind w:left="720" w:hanging="360"/>
        <w:jc w:val="both"/>
      </w:pPr>
      <w:r w:rsidRPr="00967697">
        <w:t xml:space="preserve">Mansoor, S. K., </w:t>
      </w:r>
      <w:proofErr w:type="spellStart"/>
      <w:r w:rsidRPr="00967697">
        <w:t>Bhanot</w:t>
      </w:r>
      <w:proofErr w:type="spellEnd"/>
      <w:r w:rsidRPr="00967697">
        <w:t xml:space="preserve">, R., &amp; Ranjan, J. (2022). Digital transformation in higher education: A systematic review of the literature. </w:t>
      </w:r>
      <w:r w:rsidRPr="000B1778">
        <w:rPr>
          <w:i/>
          <w:iCs/>
          <w:rPrChange w:id="461" w:author="DAISY CASIPIT" w:date="2026-06-10T23:03:00Z">
            <w:rPr/>
          </w:rPrChange>
        </w:rPr>
        <w:t>International Journal of Educational Management, 36</w:t>
      </w:r>
      <w:r w:rsidRPr="00967697">
        <w:t>(5), 1002–1015. https://doi.org/10.1108/IJEM-03-2021-0091</w:t>
      </w:r>
    </w:p>
    <w:p w14:paraId="69A5EFBA" w14:textId="77777777" w:rsidR="008335FC" w:rsidRPr="00967697" w:rsidRDefault="00073209">
      <w:pPr>
        <w:spacing w:after="200"/>
        <w:ind w:left="720" w:hanging="360"/>
        <w:jc w:val="both"/>
      </w:pPr>
      <w:proofErr w:type="spellStart"/>
      <w:r w:rsidRPr="00967697">
        <w:t>Meepaganithage</w:t>
      </w:r>
      <w:proofErr w:type="spellEnd"/>
      <w:r w:rsidRPr="00967697">
        <w:t xml:space="preserve">, A., Rath, S., </w:t>
      </w:r>
      <w:proofErr w:type="spellStart"/>
      <w:r w:rsidRPr="00967697">
        <w:t>Nicolescu</w:t>
      </w:r>
      <w:proofErr w:type="spellEnd"/>
      <w:r w:rsidRPr="00967697">
        <w:t xml:space="preserve">, M., </w:t>
      </w:r>
      <w:proofErr w:type="spellStart"/>
      <w:r w:rsidRPr="00967697">
        <w:t>Nicolescu</w:t>
      </w:r>
      <w:proofErr w:type="spellEnd"/>
      <w:r w:rsidRPr="00967697">
        <w:t>, M., &amp; Sengupta, S. (2024). Image forgery detection using convolutional neural networks. International Symposium on Digital Forensics and Security. https://doi.org/10.1109/ISDFS60797.2024.10527268</w:t>
      </w:r>
    </w:p>
    <w:p w14:paraId="1DEAA48A" w14:textId="77777777" w:rsidR="008335FC" w:rsidRPr="00967697" w:rsidRDefault="00073209">
      <w:pPr>
        <w:spacing w:after="200"/>
        <w:ind w:left="720" w:hanging="360"/>
        <w:jc w:val="both"/>
      </w:pPr>
      <w:r w:rsidRPr="00967697">
        <w:t>National Privacy Commission. (2012). Republic Act No. 10173: Data Privacy Act of 2012. https://privacy.gov.ph</w:t>
      </w:r>
    </w:p>
    <w:p w14:paraId="4DB7002C" w14:textId="77777777" w:rsidR="008335FC" w:rsidRPr="00967697" w:rsidRDefault="00073209">
      <w:pPr>
        <w:spacing w:after="200"/>
        <w:ind w:left="720" w:hanging="360"/>
        <w:jc w:val="both"/>
      </w:pPr>
      <w:proofErr w:type="spellStart"/>
      <w:r w:rsidRPr="00967697">
        <w:t>Prijayanti</w:t>
      </w:r>
      <w:proofErr w:type="spellEnd"/>
      <w:r w:rsidRPr="00967697">
        <w:t xml:space="preserve">, D., </w:t>
      </w:r>
      <w:proofErr w:type="spellStart"/>
      <w:r w:rsidRPr="00967697">
        <w:t>Artha</w:t>
      </w:r>
      <w:proofErr w:type="spellEnd"/>
      <w:r w:rsidRPr="00967697">
        <w:t xml:space="preserve">, E. U., &amp; </w:t>
      </w:r>
      <w:proofErr w:type="spellStart"/>
      <w:r w:rsidRPr="00967697">
        <w:t>Arumi</w:t>
      </w:r>
      <w:proofErr w:type="spellEnd"/>
      <w:r w:rsidRPr="00967697">
        <w:t>, E. R. (2020). Web-based monitoring information system for scholarship holder. Proceedings of the 1st BIS-HESS 2019. https://doi.org/10.2991/assehr.k.200529.256</w:t>
      </w:r>
    </w:p>
    <w:p w14:paraId="008E811D" w14:textId="77777777" w:rsidR="008335FC" w:rsidRPr="00967697" w:rsidRDefault="00073209">
      <w:pPr>
        <w:spacing w:after="200"/>
        <w:ind w:left="720" w:hanging="360"/>
        <w:jc w:val="both"/>
      </w:pPr>
      <w:proofErr w:type="spellStart"/>
      <w:r w:rsidRPr="00967697">
        <w:t>Secugal</w:t>
      </w:r>
      <w:proofErr w:type="spellEnd"/>
      <w:r w:rsidRPr="00967697">
        <w:t xml:space="preserve">, K. A. S., </w:t>
      </w:r>
      <w:proofErr w:type="spellStart"/>
      <w:r w:rsidRPr="00967697">
        <w:t>Sermeno</w:t>
      </w:r>
      <w:proofErr w:type="spellEnd"/>
      <w:r w:rsidRPr="00967697">
        <w:t xml:space="preserve">, J. P., &amp; </w:t>
      </w:r>
      <w:proofErr w:type="spellStart"/>
      <w:r w:rsidRPr="00967697">
        <w:t>Mistio</w:t>
      </w:r>
      <w:proofErr w:type="spellEnd"/>
      <w:r w:rsidRPr="00967697">
        <w:t xml:space="preserve">, N. E. (2021). QR-Code tracking and SMS notification transaction interface for scholarship management system. International </w:t>
      </w:r>
      <w:r w:rsidRPr="000B1778">
        <w:rPr>
          <w:i/>
          <w:iCs/>
          <w:rPrChange w:id="462" w:author="DAISY CASIPIT" w:date="2026-06-10T23:02:00Z">
            <w:rPr/>
          </w:rPrChange>
        </w:rPr>
        <w:t>Journal of Applied Science and Engineering</w:t>
      </w:r>
      <w:r w:rsidRPr="00967697">
        <w:t xml:space="preserve">, </w:t>
      </w:r>
      <w:r w:rsidRPr="000B1778">
        <w:rPr>
          <w:i/>
          <w:iCs/>
          <w:rPrChange w:id="463" w:author="DAISY CASIPIT" w:date="2026-06-10T23:03:00Z">
            <w:rPr/>
          </w:rPrChange>
        </w:rPr>
        <w:t>18</w:t>
      </w:r>
      <w:r w:rsidRPr="00967697">
        <w:t>(4), 1–8. https://doi.org/10.6703/IJASE.202106_18(4).004</w:t>
      </w:r>
    </w:p>
    <w:p w14:paraId="75FBE2F0" w14:textId="77777777" w:rsidR="008335FC" w:rsidRPr="00967697" w:rsidRDefault="00073209">
      <w:pPr>
        <w:spacing w:after="200"/>
        <w:ind w:left="720" w:hanging="360"/>
        <w:jc w:val="both"/>
      </w:pPr>
      <w:r w:rsidRPr="00967697">
        <w:t xml:space="preserve">Thakur, R., &amp; </w:t>
      </w:r>
      <w:proofErr w:type="spellStart"/>
      <w:r w:rsidRPr="00967697">
        <w:t>Rohilla</w:t>
      </w:r>
      <w:proofErr w:type="spellEnd"/>
      <w:r w:rsidRPr="00967697">
        <w:t xml:space="preserve">, R. (2020). Recent advances in digital image manipulation detection techniques: A brief review. </w:t>
      </w:r>
      <w:r w:rsidRPr="000B1778">
        <w:rPr>
          <w:i/>
          <w:iCs/>
          <w:rPrChange w:id="464" w:author="DAISY CASIPIT" w:date="2026-06-10T23:02:00Z">
            <w:rPr/>
          </w:rPrChange>
        </w:rPr>
        <w:t>Forensic Science International</w:t>
      </w:r>
      <w:r w:rsidRPr="00967697">
        <w:t>, 312, 110311. https://doi.org/10.1016/j.forsciint.2020.110311</w:t>
      </w:r>
    </w:p>
    <w:p w14:paraId="5B3E143D" w14:textId="77777777" w:rsidR="008335FC" w:rsidRPr="00967697" w:rsidRDefault="00073209">
      <w:pPr>
        <w:spacing w:after="200"/>
        <w:ind w:left="720" w:hanging="360"/>
        <w:jc w:val="both"/>
      </w:pPr>
      <w:r w:rsidRPr="00967697">
        <w:t xml:space="preserve">Tyagi, S., &amp; Yadav, D. (2023). </w:t>
      </w:r>
      <w:proofErr w:type="spellStart"/>
      <w:r w:rsidRPr="00967697">
        <w:t>ForensicNet</w:t>
      </w:r>
      <w:proofErr w:type="spellEnd"/>
      <w:r w:rsidRPr="00967697">
        <w:t xml:space="preserve">: Modern convolutional neural network-based image forgery detection network. </w:t>
      </w:r>
      <w:r w:rsidRPr="000B1778">
        <w:rPr>
          <w:i/>
          <w:iCs/>
          <w:rPrChange w:id="465" w:author="DAISY CASIPIT" w:date="2026-06-10T23:02:00Z">
            <w:rPr/>
          </w:rPrChange>
        </w:rPr>
        <w:t>Journal of Forensic Sciences</w:t>
      </w:r>
      <w:r w:rsidRPr="00967697">
        <w:t>. https://doi.org/10.1111/1556-4029.15210</w:t>
      </w:r>
    </w:p>
    <w:p w14:paraId="779B41B2" w14:textId="77777777" w:rsidR="008335FC" w:rsidRPr="00967697" w:rsidRDefault="00073209">
      <w:pPr>
        <w:spacing w:after="200"/>
        <w:ind w:left="720" w:hanging="360"/>
        <w:jc w:val="both"/>
      </w:pPr>
      <w:proofErr w:type="spellStart"/>
      <w:r w:rsidRPr="00967697">
        <w:t>Widyaningrum</w:t>
      </w:r>
      <w:proofErr w:type="spellEnd"/>
      <w:r w:rsidRPr="00967697">
        <w:t xml:space="preserve">, T., </w:t>
      </w:r>
      <w:proofErr w:type="spellStart"/>
      <w:r w:rsidRPr="00967697">
        <w:t>Sholihah</w:t>
      </w:r>
      <w:proofErr w:type="spellEnd"/>
      <w:r w:rsidRPr="00967697">
        <w:t xml:space="preserve">, Q., &amp; </w:t>
      </w:r>
      <w:proofErr w:type="spellStart"/>
      <w:r w:rsidRPr="00967697">
        <w:t>Haryono</w:t>
      </w:r>
      <w:proofErr w:type="spellEnd"/>
      <w:r w:rsidRPr="00967697">
        <w:t xml:space="preserve">, B. S. (2024). The </w:t>
      </w:r>
      <w:proofErr w:type="spellStart"/>
      <w:r w:rsidRPr="00967697">
        <w:t>DeLone</w:t>
      </w:r>
      <w:proofErr w:type="spellEnd"/>
      <w:r w:rsidRPr="00967697">
        <w:t xml:space="preserve"> and McLean information system success model: Investigating user satisfaction in learning management system. </w:t>
      </w:r>
      <w:r w:rsidRPr="000B1778">
        <w:rPr>
          <w:i/>
          <w:iCs/>
          <w:rPrChange w:id="466" w:author="DAISY CASIPIT" w:date="2026-06-10T23:02:00Z">
            <w:rPr/>
          </w:rPrChange>
        </w:rPr>
        <w:t>Journal of Education Technology,</w:t>
      </w:r>
      <w:r w:rsidRPr="00967697">
        <w:t xml:space="preserve"> </w:t>
      </w:r>
      <w:r w:rsidRPr="000B1778">
        <w:rPr>
          <w:i/>
          <w:iCs/>
          <w:rPrChange w:id="467" w:author="DAISY CASIPIT" w:date="2026-06-10T23:02:00Z">
            <w:rPr/>
          </w:rPrChange>
        </w:rPr>
        <w:t>8</w:t>
      </w:r>
      <w:r w:rsidRPr="00967697">
        <w:t>(1), 86–94. https://doi.org/10.23887/jet.v8i1.71080</w:t>
      </w:r>
    </w:p>
    <w:p w14:paraId="1A344C31" w14:textId="77777777" w:rsidR="008335FC" w:rsidRPr="00967697" w:rsidRDefault="00073209">
      <w:pPr>
        <w:spacing w:after="200"/>
        <w:ind w:left="720" w:hanging="360"/>
        <w:jc w:val="both"/>
      </w:pPr>
      <w:proofErr w:type="spellStart"/>
      <w:r w:rsidRPr="00967697">
        <w:t>WizeHive</w:t>
      </w:r>
      <w:proofErr w:type="spellEnd"/>
      <w:r w:rsidRPr="00967697">
        <w:t>. (2023). Grant management software. https://www.wizehive.com</w:t>
      </w:r>
    </w:p>
    <w:p w14:paraId="635BB776" w14:textId="77777777" w:rsidR="008335FC" w:rsidRPr="00967697" w:rsidRDefault="00073209">
      <w:pPr>
        <w:spacing w:line="480" w:lineRule="auto"/>
        <w:jc w:val="both"/>
      </w:pPr>
      <w:r w:rsidRPr="00967697">
        <w:br w:type="page"/>
      </w:r>
    </w:p>
    <w:p w14:paraId="509A0488" w14:textId="77777777" w:rsidR="008335FC" w:rsidRPr="00967697" w:rsidRDefault="00073209">
      <w:pPr>
        <w:pStyle w:val="Heading1"/>
        <w:spacing w:line="480" w:lineRule="auto"/>
        <w:jc w:val="both"/>
        <w:rPr>
          <w:sz w:val="24"/>
          <w:szCs w:val="24"/>
        </w:rPr>
      </w:pPr>
      <w:bookmarkStart w:id="468" w:name="_moln6mqm1g1t" w:colFirst="0" w:colLast="0"/>
      <w:bookmarkEnd w:id="468"/>
      <w:r w:rsidRPr="00967697">
        <w:rPr>
          <w:sz w:val="24"/>
          <w:szCs w:val="24"/>
        </w:rPr>
        <w:lastRenderedPageBreak/>
        <w:t>APPENDICES</w:t>
      </w:r>
    </w:p>
    <w:p w14:paraId="3FACA701" w14:textId="77777777" w:rsidR="008335FC" w:rsidRPr="00967697" w:rsidRDefault="00073209">
      <w:pPr>
        <w:pStyle w:val="Heading2"/>
        <w:spacing w:line="480" w:lineRule="auto"/>
        <w:jc w:val="both"/>
        <w:rPr>
          <w:sz w:val="24"/>
          <w:szCs w:val="24"/>
        </w:rPr>
      </w:pPr>
      <w:bookmarkStart w:id="469" w:name="_8xyn3yv7jgli" w:colFirst="0" w:colLast="0"/>
      <w:bookmarkEnd w:id="469"/>
      <w:r w:rsidRPr="00967697">
        <w:rPr>
          <w:sz w:val="24"/>
          <w:szCs w:val="24"/>
        </w:rPr>
        <w:t>Appendix A: User Stories and Requirements Specification</w:t>
      </w:r>
    </w:p>
    <w:p w14:paraId="5D8FA3C8" w14:textId="77777777" w:rsidR="008335FC" w:rsidRPr="00967697" w:rsidRDefault="00073209">
      <w:pPr>
        <w:spacing w:after="200" w:line="480" w:lineRule="auto"/>
        <w:ind w:firstLine="720"/>
        <w:jc w:val="both"/>
      </w:pPr>
      <w:r w:rsidRPr="00967697">
        <w:t xml:space="preserve">Table A.1 lists the user stories that served as the basis for the functional requirements gathered during the Requirements Phase. Each story follows the standard format: As a [role], I want to [action], so that [benefit]. Stories are grouped by user role and prioritized using the </w:t>
      </w:r>
      <w:proofErr w:type="spellStart"/>
      <w:r w:rsidRPr="00967697">
        <w:t>MoSCoW</w:t>
      </w:r>
      <w:proofErr w:type="spellEnd"/>
      <w:r w:rsidRPr="00967697">
        <w:t xml:space="preserve"> framework as documented during stakeholder interviews.</w:t>
      </w:r>
    </w:p>
    <w:p w14:paraId="6A8B285D" w14:textId="6CA50487" w:rsidR="008335FC" w:rsidRPr="001E0292" w:rsidRDefault="00073209">
      <w:pPr>
        <w:keepNext/>
        <w:pBdr>
          <w:top w:val="nil"/>
          <w:left w:val="nil"/>
          <w:bottom w:val="nil"/>
          <w:right w:val="nil"/>
          <w:between w:val="nil"/>
        </w:pBdr>
        <w:spacing w:after="200"/>
        <w:rPr>
          <w:b/>
          <w:bCs/>
          <w:i/>
          <w:iCs/>
          <w:color w:val="000000"/>
          <w:rPrChange w:id="470" w:author="DAISY CASIPIT" w:date="2026-05-21T16:02:00Z">
            <w:rPr>
              <w:i/>
              <w:iCs/>
              <w:color w:val="000000"/>
            </w:rPr>
          </w:rPrChange>
        </w:rPr>
      </w:pPr>
      <w:bookmarkStart w:id="471" w:name="_c0f8bfjtyigc" w:colFirst="0" w:colLast="0"/>
      <w:bookmarkEnd w:id="471"/>
      <w:r w:rsidRPr="001E0292">
        <w:rPr>
          <w:b/>
          <w:bCs/>
          <w:i/>
          <w:iCs/>
          <w:color w:val="000000"/>
          <w:rPrChange w:id="472" w:author="DAISY CASIPIT" w:date="2026-05-21T16:02:00Z">
            <w:rPr>
              <w:i/>
              <w:iCs/>
              <w:color w:val="000000"/>
            </w:rPr>
          </w:rPrChange>
        </w:rPr>
        <w:t>Table 6</w:t>
      </w:r>
      <w:ins w:id="473" w:author="DAISY CASIPIT" w:date="2026-05-21T16:02:00Z">
        <w:r w:rsidR="001E0292" w:rsidRPr="001E0292">
          <w:rPr>
            <w:b/>
            <w:bCs/>
            <w:i/>
            <w:iCs/>
            <w:color w:val="000000"/>
            <w:rPrChange w:id="474" w:author="DAISY CASIPIT" w:date="2026-05-21T16:02:00Z">
              <w:rPr>
                <w:i/>
                <w:iCs/>
                <w:color w:val="000000"/>
              </w:rPr>
            </w:rPrChange>
          </w:rPr>
          <w:t xml:space="preserve">. </w:t>
        </w:r>
      </w:ins>
      <w:r w:rsidRPr="001E0292">
        <w:rPr>
          <w:b/>
          <w:bCs/>
          <w:i/>
          <w:iCs/>
          <w:color w:val="000000"/>
          <w:rPrChange w:id="475" w:author="DAISY CASIPIT" w:date="2026-05-21T16:02:00Z">
            <w:rPr>
              <w:i/>
              <w:iCs/>
              <w:color w:val="000000"/>
            </w:rPr>
          </w:rPrChange>
        </w:rPr>
        <w:t>User Stories</w:t>
      </w:r>
    </w:p>
    <w:tbl>
      <w:tblPr>
        <w:tblStyle w:val="a6"/>
        <w:tblW w:w="8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
        <w:gridCol w:w="1500"/>
        <w:gridCol w:w="5060"/>
        <w:gridCol w:w="1200"/>
      </w:tblGrid>
      <w:tr w:rsidR="008335FC" w:rsidRPr="00967697" w14:paraId="41391AEC" w14:textId="77777777">
        <w:trPr>
          <w:tblHeader/>
        </w:trPr>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986986" w14:textId="77777777" w:rsidR="008335FC" w:rsidRPr="00967697" w:rsidRDefault="00073209">
            <w:pPr>
              <w:spacing w:line="276" w:lineRule="auto"/>
              <w:jc w:val="both"/>
            </w:pPr>
            <w:r w:rsidRPr="00967697">
              <w:rPr>
                <w:b/>
                <w:bCs/>
              </w:rPr>
              <w:t>ID</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152F8B" w14:textId="77777777" w:rsidR="008335FC" w:rsidRPr="00967697" w:rsidRDefault="00073209">
            <w:pPr>
              <w:spacing w:line="276" w:lineRule="auto"/>
              <w:jc w:val="both"/>
            </w:pPr>
            <w:r w:rsidRPr="00967697">
              <w:rPr>
                <w:b/>
                <w:bCs/>
              </w:rPr>
              <w:t>User Role</w:t>
            </w:r>
          </w:p>
        </w:tc>
        <w:tc>
          <w:tcPr>
            <w:tcW w:w="50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CDB6B3" w14:textId="77777777" w:rsidR="008335FC" w:rsidRPr="00967697" w:rsidRDefault="00073209">
            <w:pPr>
              <w:spacing w:line="276" w:lineRule="auto"/>
              <w:jc w:val="both"/>
            </w:pPr>
            <w:r w:rsidRPr="00967697">
              <w:rPr>
                <w:b/>
                <w:bCs/>
              </w:rPr>
              <w:t>User Story</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E6A448" w14:textId="77777777" w:rsidR="008335FC" w:rsidRPr="00967697" w:rsidRDefault="00073209">
            <w:pPr>
              <w:spacing w:line="276" w:lineRule="auto"/>
              <w:jc w:val="both"/>
            </w:pPr>
            <w:r w:rsidRPr="00967697">
              <w:rPr>
                <w:b/>
                <w:bCs/>
              </w:rPr>
              <w:t>Priority</w:t>
            </w:r>
          </w:p>
        </w:tc>
      </w:tr>
      <w:tr w:rsidR="008335FC" w:rsidRPr="00967697" w14:paraId="57C8A874" w14:textId="77777777">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CAB57D" w14:textId="77777777" w:rsidR="008335FC" w:rsidRPr="00967697" w:rsidRDefault="00073209">
            <w:pPr>
              <w:spacing w:line="276" w:lineRule="auto"/>
              <w:jc w:val="both"/>
            </w:pPr>
            <w:r w:rsidRPr="00967697">
              <w:t>US-01</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A14982" w14:textId="77777777" w:rsidR="008335FC" w:rsidRPr="00967697" w:rsidRDefault="00073209">
            <w:pPr>
              <w:spacing w:line="276" w:lineRule="auto"/>
              <w:jc w:val="both"/>
            </w:pPr>
            <w:r w:rsidRPr="00967697">
              <w:t>Student Applicant</w:t>
            </w:r>
          </w:p>
        </w:tc>
        <w:tc>
          <w:tcPr>
            <w:tcW w:w="50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8DFCE8" w14:textId="77777777" w:rsidR="008335FC" w:rsidRPr="00967697" w:rsidRDefault="00073209">
            <w:pPr>
              <w:spacing w:line="276" w:lineRule="auto"/>
              <w:jc w:val="both"/>
            </w:pPr>
            <w:r w:rsidRPr="00967697">
              <w:t>As a student applicant, I want to create an account and log in securely to access my personal scholarship application records.</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2C33B6" w14:textId="77777777" w:rsidR="008335FC" w:rsidRPr="00967697" w:rsidRDefault="00073209">
            <w:pPr>
              <w:spacing w:line="276" w:lineRule="auto"/>
              <w:jc w:val="both"/>
            </w:pPr>
            <w:r w:rsidRPr="00967697">
              <w:t>Must-Have</w:t>
            </w:r>
          </w:p>
        </w:tc>
      </w:tr>
      <w:tr w:rsidR="008335FC" w:rsidRPr="00967697" w14:paraId="543DABF3" w14:textId="77777777">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F35417" w14:textId="77777777" w:rsidR="008335FC" w:rsidRPr="00967697" w:rsidRDefault="00073209">
            <w:pPr>
              <w:spacing w:line="276" w:lineRule="auto"/>
              <w:jc w:val="both"/>
            </w:pPr>
            <w:r w:rsidRPr="00967697">
              <w:t>US-02</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EDCA0D" w14:textId="77777777" w:rsidR="008335FC" w:rsidRPr="00967697" w:rsidRDefault="00073209">
            <w:pPr>
              <w:spacing w:line="276" w:lineRule="auto"/>
              <w:jc w:val="both"/>
            </w:pPr>
            <w:r w:rsidRPr="00967697">
              <w:t>Student Applicant</w:t>
            </w:r>
          </w:p>
        </w:tc>
        <w:tc>
          <w:tcPr>
            <w:tcW w:w="50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6D2A71" w14:textId="77777777" w:rsidR="008335FC" w:rsidRPr="00967697" w:rsidRDefault="00073209">
            <w:pPr>
              <w:spacing w:line="276" w:lineRule="auto"/>
              <w:jc w:val="both"/>
            </w:pPr>
            <w:r w:rsidRPr="00967697">
              <w:t>As a student applicant, I want to complete and submit a scholarship application online, so I do not need to visit the OSA in person.</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020319" w14:textId="77777777" w:rsidR="008335FC" w:rsidRPr="00967697" w:rsidRDefault="00073209">
            <w:pPr>
              <w:spacing w:line="276" w:lineRule="auto"/>
              <w:jc w:val="both"/>
            </w:pPr>
            <w:r w:rsidRPr="00967697">
              <w:t>Must-Have</w:t>
            </w:r>
          </w:p>
        </w:tc>
      </w:tr>
      <w:tr w:rsidR="008335FC" w:rsidRPr="00967697" w14:paraId="28E54873" w14:textId="77777777">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FA6942" w14:textId="77777777" w:rsidR="008335FC" w:rsidRPr="00967697" w:rsidRDefault="00073209">
            <w:pPr>
              <w:spacing w:line="276" w:lineRule="auto"/>
              <w:jc w:val="both"/>
            </w:pPr>
            <w:r w:rsidRPr="00967697">
              <w:t>US-03</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A4FCF8" w14:textId="77777777" w:rsidR="008335FC" w:rsidRPr="00967697" w:rsidRDefault="00073209">
            <w:pPr>
              <w:spacing w:line="276" w:lineRule="auto"/>
              <w:jc w:val="both"/>
            </w:pPr>
            <w:r w:rsidRPr="00967697">
              <w:t>Student Applicant</w:t>
            </w:r>
          </w:p>
        </w:tc>
        <w:tc>
          <w:tcPr>
            <w:tcW w:w="50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897077" w14:textId="77777777" w:rsidR="008335FC" w:rsidRPr="00967697" w:rsidRDefault="00073209">
            <w:pPr>
              <w:spacing w:line="276" w:lineRule="auto"/>
              <w:jc w:val="both"/>
            </w:pPr>
            <w:r w:rsidRPr="00967697">
              <w:t>As a student applicant, I want to upload my Certificate of Grades as a JPEG or PNG image so that the OSA can evaluate my academic eligibility.</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AC4BCF" w14:textId="77777777" w:rsidR="008335FC" w:rsidRPr="00967697" w:rsidRDefault="00073209">
            <w:pPr>
              <w:spacing w:line="276" w:lineRule="auto"/>
              <w:jc w:val="both"/>
            </w:pPr>
            <w:r w:rsidRPr="00967697">
              <w:t>Must-Have</w:t>
            </w:r>
          </w:p>
        </w:tc>
      </w:tr>
      <w:tr w:rsidR="008335FC" w:rsidRPr="00967697" w14:paraId="090CE0AE" w14:textId="77777777">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192E2D" w14:textId="77777777" w:rsidR="008335FC" w:rsidRPr="00967697" w:rsidRDefault="00073209">
            <w:pPr>
              <w:spacing w:line="276" w:lineRule="auto"/>
              <w:jc w:val="both"/>
            </w:pPr>
            <w:r w:rsidRPr="00967697">
              <w:t>US-04</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0D82B7" w14:textId="77777777" w:rsidR="008335FC" w:rsidRPr="00967697" w:rsidRDefault="00073209">
            <w:pPr>
              <w:spacing w:line="276" w:lineRule="auto"/>
              <w:jc w:val="both"/>
            </w:pPr>
            <w:r w:rsidRPr="00967697">
              <w:t>Student Applicant</w:t>
            </w:r>
          </w:p>
        </w:tc>
        <w:tc>
          <w:tcPr>
            <w:tcW w:w="50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55C5E74" w14:textId="77777777" w:rsidR="008335FC" w:rsidRPr="00967697" w:rsidRDefault="00073209">
            <w:pPr>
              <w:spacing w:line="276" w:lineRule="auto"/>
              <w:jc w:val="both"/>
            </w:pPr>
            <w:r w:rsidRPr="00967697">
              <w:t>As a student applicant, I want to track my application status in real time so that I know whether it is Pending, Under Review, Approved, or Rejected.</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A055EB" w14:textId="77777777" w:rsidR="008335FC" w:rsidRPr="00967697" w:rsidRDefault="00073209">
            <w:pPr>
              <w:spacing w:line="276" w:lineRule="auto"/>
              <w:jc w:val="both"/>
            </w:pPr>
            <w:r w:rsidRPr="00967697">
              <w:t>Must-Have</w:t>
            </w:r>
          </w:p>
        </w:tc>
      </w:tr>
      <w:tr w:rsidR="008335FC" w:rsidRPr="00967697" w14:paraId="697870A1" w14:textId="77777777">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14318D" w14:textId="77777777" w:rsidR="008335FC" w:rsidRPr="00967697" w:rsidRDefault="00073209">
            <w:pPr>
              <w:spacing w:line="276" w:lineRule="auto"/>
              <w:jc w:val="both"/>
            </w:pPr>
            <w:r w:rsidRPr="00967697">
              <w:t>US-05</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BDCCDB" w14:textId="77777777" w:rsidR="008335FC" w:rsidRPr="00967697" w:rsidRDefault="00073209">
            <w:pPr>
              <w:spacing w:line="276" w:lineRule="auto"/>
              <w:jc w:val="both"/>
            </w:pPr>
            <w:r w:rsidRPr="00967697">
              <w:t>Student Applicant</w:t>
            </w:r>
          </w:p>
        </w:tc>
        <w:tc>
          <w:tcPr>
            <w:tcW w:w="50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68D735" w14:textId="77777777" w:rsidR="008335FC" w:rsidRPr="00967697" w:rsidRDefault="00073209">
            <w:pPr>
              <w:spacing w:line="276" w:lineRule="auto"/>
              <w:jc w:val="both"/>
            </w:pPr>
            <w:r w:rsidRPr="00967697">
              <w:t>As a student applicant, I want to receive an automated email whenever my application status changes, so I am informed without having to check the portal repeatedly.</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14EA97" w14:textId="77777777" w:rsidR="008335FC" w:rsidRPr="00967697" w:rsidRDefault="00073209">
            <w:pPr>
              <w:spacing w:line="276" w:lineRule="auto"/>
              <w:jc w:val="both"/>
            </w:pPr>
            <w:r w:rsidRPr="00967697">
              <w:t>Must-Have</w:t>
            </w:r>
          </w:p>
        </w:tc>
      </w:tr>
      <w:tr w:rsidR="008335FC" w:rsidRPr="00967697" w14:paraId="682609DB" w14:textId="77777777">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85BF28" w14:textId="77777777" w:rsidR="008335FC" w:rsidRPr="00967697" w:rsidRDefault="00073209">
            <w:pPr>
              <w:spacing w:line="276" w:lineRule="auto"/>
              <w:jc w:val="both"/>
            </w:pPr>
            <w:r w:rsidRPr="00967697">
              <w:t>US-06</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03463C" w14:textId="77777777" w:rsidR="008335FC" w:rsidRPr="00967697" w:rsidRDefault="00073209">
            <w:pPr>
              <w:spacing w:line="276" w:lineRule="auto"/>
              <w:jc w:val="both"/>
            </w:pPr>
            <w:r w:rsidRPr="00967697">
              <w:t>OSA Administrator</w:t>
            </w:r>
          </w:p>
        </w:tc>
        <w:tc>
          <w:tcPr>
            <w:tcW w:w="50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AA4A6F" w14:textId="77777777" w:rsidR="008335FC" w:rsidRPr="00967697" w:rsidRDefault="00073209">
            <w:pPr>
              <w:spacing w:line="276" w:lineRule="auto"/>
              <w:jc w:val="both"/>
            </w:pPr>
            <w:r w:rsidRPr="00967697">
              <w:t>As an OSA administrator, I want to view a queue of all submitted applications with status indicators to prioritize review tasks efficiently.</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F6479D" w14:textId="77777777" w:rsidR="008335FC" w:rsidRPr="00967697" w:rsidRDefault="00073209">
            <w:pPr>
              <w:spacing w:line="276" w:lineRule="auto"/>
              <w:jc w:val="both"/>
            </w:pPr>
            <w:r w:rsidRPr="00967697">
              <w:t>Must-Have</w:t>
            </w:r>
          </w:p>
        </w:tc>
      </w:tr>
      <w:tr w:rsidR="008335FC" w:rsidRPr="00967697" w14:paraId="1DD06BDC" w14:textId="77777777">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54FCC3" w14:textId="77777777" w:rsidR="008335FC" w:rsidRPr="00967697" w:rsidRDefault="00073209">
            <w:pPr>
              <w:spacing w:line="276" w:lineRule="auto"/>
              <w:jc w:val="both"/>
            </w:pPr>
            <w:r w:rsidRPr="00967697">
              <w:lastRenderedPageBreak/>
              <w:t>US-07</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719563" w14:textId="77777777" w:rsidR="008335FC" w:rsidRPr="00967697" w:rsidRDefault="00073209">
            <w:pPr>
              <w:spacing w:line="276" w:lineRule="auto"/>
              <w:jc w:val="both"/>
            </w:pPr>
            <w:r w:rsidRPr="00967697">
              <w:t>OSA Administrator</w:t>
            </w:r>
          </w:p>
        </w:tc>
        <w:tc>
          <w:tcPr>
            <w:tcW w:w="50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7CDAEC" w14:textId="77777777" w:rsidR="008335FC" w:rsidRPr="00967697" w:rsidRDefault="00073209">
            <w:pPr>
              <w:spacing w:line="276" w:lineRule="auto"/>
              <w:jc w:val="both"/>
            </w:pPr>
            <w:r w:rsidRPr="00967697">
              <w:t>As an OSA administrator, I want to see an AI-generated Fraud Probability Score and anomaly heatmap for each uploaded COG so that I can make more informed authenticity decisions.</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E74F0D" w14:textId="77777777" w:rsidR="008335FC" w:rsidRPr="00967697" w:rsidRDefault="00073209">
            <w:pPr>
              <w:spacing w:line="276" w:lineRule="auto"/>
              <w:jc w:val="both"/>
            </w:pPr>
            <w:r w:rsidRPr="00967697">
              <w:t>Must-Have</w:t>
            </w:r>
          </w:p>
        </w:tc>
      </w:tr>
      <w:tr w:rsidR="008335FC" w:rsidRPr="00967697" w14:paraId="3A2EFF32" w14:textId="77777777">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C6967F" w14:textId="77777777" w:rsidR="008335FC" w:rsidRPr="00967697" w:rsidRDefault="00073209">
            <w:pPr>
              <w:spacing w:line="276" w:lineRule="auto"/>
              <w:jc w:val="both"/>
            </w:pPr>
            <w:r w:rsidRPr="00967697">
              <w:t>US-08</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8877D7" w14:textId="77777777" w:rsidR="008335FC" w:rsidRPr="00967697" w:rsidRDefault="00073209">
            <w:pPr>
              <w:spacing w:line="276" w:lineRule="auto"/>
              <w:jc w:val="both"/>
            </w:pPr>
            <w:r w:rsidRPr="00967697">
              <w:t>OSA Administrator</w:t>
            </w:r>
          </w:p>
        </w:tc>
        <w:tc>
          <w:tcPr>
            <w:tcW w:w="50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6A5243" w14:textId="77777777" w:rsidR="008335FC" w:rsidRPr="00967697" w:rsidRDefault="00073209">
            <w:pPr>
              <w:spacing w:line="276" w:lineRule="auto"/>
              <w:jc w:val="both"/>
            </w:pPr>
            <w:r w:rsidRPr="00967697">
              <w:t>As an OSA administrator, I want to update an application's status and have the system automatically notify the student, so I do not need to compose and send emails manually.</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E2C866" w14:textId="77777777" w:rsidR="008335FC" w:rsidRPr="00967697" w:rsidRDefault="00073209">
            <w:pPr>
              <w:spacing w:line="276" w:lineRule="auto"/>
              <w:jc w:val="both"/>
            </w:pPr>
            <w:r w:rsidRPr="00967697">
              <w:t>Must-Have</w:t>
            </w:r>
          </w:p>
        </w:tc>
      </w:tr>
      <w:tr w:rsidR="008335FC" w:rsidRPr="00967697" w14:paraId="11C73B14" w14:textId="77777777">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800EAAB" w14:textId="77777777" w:rsidR="008335FC" w:rsidRPr="00967697" w:rsidRDefault="00073209">
            <w:pPr>
              <w:spacing w:line="276" w:lineRule="auto"/>
              <w:jc w:val="both"/>
            </w:pPr>
            <w:r w:rsidRPr="00967697">
              <w:t>US-09</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37833B" w14:textId="77777777" w:rsidR="008335FC" w:rsidRPr="00967697" w:rsidRDefault="00073209">
            <w:pPr>
              <w:spacing w:line="276" w:lineRule="auto"/>
              <w:jc w:val="both"/>
            </w:pPr>
            <w:r w:rsidRPr="00967697">
              <w:t>OSA Administrator</w:t>
            </w:r>
          </w:p>
        </w:tc>
        <w:tc>
          <w:tcPr>
            <w:tcW w:w="50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B2317E" w14:textId="77777777" w:rsidR="008335FC" w:rsidRPr="00967697" w:rsidRDefault="00073209">
            <w:pPr>
              <w:spacing w:line="276" w:lineRule="auto"/>
              <w:jc w:val="both"/>
            </w:pPr>
            <w:r w:rsidRPr="00967697">
              <w:t>As an OSA administrator, I want to generate and export scholarship reports in CSV and PDF formats to meet CHED and DOST-SEI reporting requirements.</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219E6A" w14:textId="77777777" w:rsidR="008335FC" w:rsidRPr="00967697" w:rsidRDefault="00073209">
            <w:pPr>
              <w:spacing w:line="276" w:lineRule="auto"/>
              <w:jc w:val="both"/>
            </w:pPr>
            <w:r w:rsidRPr="00967697">
              <w:t>Must-Have</w:t>
            </w:r>
          </w:p>
        </w:tc>
      </w:tr>
      <w:tr w:rsidR="008335FC" w:rsidRPr="00967697" w14:paraId="55405C99" w14:textId="77777777">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321754" w14:textId="77777777" w:rsidR="008335FC" w:rsidRPr="00967697" w:rsidRDefault="00073209">
            <w:pPr>
              <w:spacing w:line="276" w:lineRule="auto"/>
              <w:jc w:val="both"/>
            </w:pPr>
            <w:r w:rsidRPr="00967697">
              <w:t>US-10</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B5B9AC" w14:textId="77777777" w:rsidR="008335FC" w:rsidRPr="00967697" w:rsidRDefault="00073209">
            <w:pPr>
              <w:spacing w:line="276" w:lineRule="auto"/>
              <w:jc w:val="both"/>
            </w:pPr>
            <w:r w:rsidRPr="00967697">
              <w:t>OSA Administrator</w:t>
            </w:r>
          </w:p>
        </w:tc>
        <w:tc>
          <w:tcPr>
            <w:tcW w:w="50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A0D23F" w14:textId="77777777" w:rsidR="008335FC" w:rsidRPr="00967697" w:rsidRDefault="00073209">
            <w:pPr>
              <w:spacing w:line="276" w:lineRule="auto"/>
              <w:jc w:val="both"/>
            </w:pPr>
            <w:r w:rsidRPr="00967697">
              <w:t>As an OSA administrator, I want to filter reports by scholarship program, academic period, and status so that each report is directly usable for a specific compliance submission.</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AEC821" w14:textId="77777777" w:rsidR="008335FC" w:rsidRPr="00967697" w:rsidRDefault="00073209">
            <w:pPr>
              <w:spacing w:line="276" w:lineRule="auto"/>
              <w:jc w:val="both"/>
            </w:pPr>
            <w:r w:rsidRPr="00967697">
              <w:t>Should-Have</w:t>
            </w:r>
          </w:p>
        </w:tc>
      </w:tr>
      <w:tr w:rsidR="008335FC" w:rsidRPr="00967697" w14:paraId="0159DB47" w14:textId="77777777">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2D45C8" w14:textId="77777777" w:rsidR="008335FC" w:rsidRPr="00967697" w:rsidRDefault="00073209">
            <w:pPr>
              <w:spacing w:line="276" w:lineRule="auto"/>
              <w:jc w:val="both"/>
            </w:pPr>
            <w:r w:rsidRPr="00967697">
              <w:t>US-11</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DAC838" w14:textId="77777777" w:rsidR="008335FC" w:rsidRPr="00967697" w:rsidRDefault="00073209">
            <w:pPr>
              <w:spacing w:line="276" w:lineRule="auto"/>
              <w:jc w:val="both"/>
            </w:pPr>
            <w:r w:rsidRPr="00967697">
              <w:t>OSA Administrator</w:t>
            </w:r>
          </w:p>
        </w:tc>
        <w:tc>
          <w:tcPr>
            <w:tcW w:w="50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3FFFE2" w14:textId="77777777" w:rsidR="008335FC" w:rsidRPr="00967697" w:rsidRDefault="00073209">
            <w:pPr>
              <w:spacing w:line="276" w:lineRule="auto"/>
              <w:jc w:val="both"/>
            </w:pPr>
            <w:r w:rsidRPr="00967697">
              <w:t>As an OSA administrator, I want the system to maintain a complete audit log of all status changes so that I can reconstruct the review history of any application if needed.</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485E63" w14:textId="77777777" w:rsidR="008335FC" w:rsidRPr="00967697" w:rsidRDefault="00073209">
            <w:pPr>
              <w:spacing w:line="276" w:lineRule="auto"/>
              <w:jc w:val="both"/>
            </w:pPr>
            <w:r w:rsidRPr="00967697">
              <w:t>Should-Have</w:t>
            </w:r>
          </w:p>
        </w:tc>
      </w:tr>
      <w:tr w:rsidR="008335FC" w:rsidRPr="00967697" w14:paraId="3212F40D" w14:textId="77777777">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3DE810" w14:textId="77777777" w:rsidR="008335FC" w:rsidRPr="00967697" w:rsidRDefault="00073209">
            <w:pPr>
              <w:spacing w:line="276" w:lineRule="auto"/>
              <w:jc w:val="both"/>
            </w:pPr>
            <w:r w:rsidRPr="00967697">
              <w:t>US-12</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FCB3A3" w14:textId="77777777" w:rsidR="008335FC" w:rsidRPr="00967697" w:rsidRDefault="00073209">
            <w:pPr>
              <w:spacing w:line="276" w:lineRule="auto"/>
              <w:jc w:val="both"/>
            </w:pPr>
            <w:r w:rsidRPr="00967697">
              <w:t>System</w:t>
            </w:r>
          </w:p>
        </w:tc>
        <w:tc>
          <w:tcPr>
            <w:tcW w:w="50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8442F7" w14:textId="77777777" w:rsidR="008335FC" w:rsidRPr="00967697" w:rsidRDefault="00073209">
            <w:pPr>
              <w:spacing w:line="276" w:lineRule="auto"/>
              <w:jc w:val="both"/>
            </w:pPr>
            <w:r w:rsidRPr="00967697">
              <w:t>As the system, I need to enforce role-based access controls so that students can only see their own records, protecting data privacy in compliance with R.A. 10173.</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09D3E6" w14:textId="77777777" w:rsidR="008335FC" w:rsidRPr="00967697" w:rsidRDefault="00073209">
            <w:pPr>
              <w:spacing w:line="276" w:lineRule="auto"/>
              <w:jc w:val="both"/>
            </w:pPr>
            <w:r w:rsidRPr="00967697">
              <w:t>Must-Have</w:t>
            </w:r>
          </w:p>
        </w:tc>
      </w:tr>
    </w:tbl>
    <w:p w14:paraId="1C2953DE" w14:textId="77777777" w:rsidR="008335FC" w:rsidRPr="00967697" w:rsidRDefault="008335FC">
      <w:pPr>
        <w:spacing w:line="480" w:lineRule="auto"/>
        <w:jc w:val="both"/>
      </w:pPr>
    </w:p>
    <w:p w14:paraId="78832783" w14:textId="77777777" w:rsidR="008335FC" w:rsidRPr="00967697" w:rsidRDefault="008335FC">
      <w:pPr>
        <w:spacing w:line="480" w:lineRule="auto"/>
        <w:jc w:val="both"/>
      </w:pPr>
    </w:p>
    <w:p w14:paraId="5A8FD1D0" w14:textId="77777777" w:rsidR="008335FC" w:rsidRPr="00967697" w:rsidRDefault="008335FC">
      <w:pPr>
        <w:spacing w:line="480" w:lineRule="auto"/>
        <w:jc w:val="both"/>
      </w:pPr>
    </w:p>
    <w:p w14:paraId="5A70F0E7" w14:textId="77777777" w:rsidR="008335FC" w:rsidRPr="00967697" w:rsidRDefault="008335FC">
      <w:pPr>
        <w:spacing w:line="480" w:lineRule="auto"/>
        <w:jc w:val="both"/>
      </w:pPr>
    </w:p>
    <w:p w14:paraId="39D6ADAD" w14:textId="77777777" w:rsidR="008335FC" w:rsidRPr="00967697" w:rsidRDefault="008335FC">
      <w:pPr>
        <w:spacing w:line="480" w:lineRule="auto"/>
        <w:jc w:val="both"/>
      </w:pPr>
    </w:p>
    <w:p w14:paraId="7BD1A4EE" w14:textId="77777777" w:rsidR="008335FC" w:rsidRPr="00967697" w:rsidRDefault="008335FC">
      <w:pPr>
        <w:spacing w:line="480" w:lineRule="auto"/>
        <w:jc w:val="both"/>
      </w:pPr>
    </w:p>
    <w:p w14:paraId="34B12B8F" w14:textId="77777777" w:rsidR="008335FC" w:rsidRPr="00967697" w:rsidRDefault="008335FC">
      <w:pPr>
        <w:pStyle w:val="Heading2"/>
        <w:spacing w:line="480" w:lineRule="auto"/>
        <w:jc w:val="both"/>
        <w:rPr>
          <w:sz w:val="24"/>
          <w:szCs w:val="24"/>
        </w:rPr>
      </w:pPr>
    </w:p>
    <w:p w14:paraId="0BE0D269" w14:textId="77777777" w:rsidR="008335FC" w:rsidRPr="00967697" w:rsidRDefault="00073209">
      <w:pPr>
        <w:pStyle w:val="Heading2"/>
        <w:spacing w:line="480" w:lineRule="auto"/>
        <w:jc w:val="both"/>
        <w:rPr>
          <w:sz w:val="24"/>
          <w:szCs w:val="24"/>
        </w:rPr>
      </w:pPr>
      <w:bookmarkStart w:id="476" w:name="_17hb6f1enrc" w:colFirst="0" w:colLast="0"/>
      <w:bookmarkEnd w:id="476"/>
      <w:r w:rsidRPr="00967697">
        <w:rPr>
          <w:sz w:val="24"/>
          <w:szCs w:val="24"/>
        </w:rPr>
        <w:lastRenderedPageBreak/>
        <w:t>Appendix B: Tables and Figures</w:t>
      </w:r>
    </w:p>
    <w:p w14:paraId="4AF4C83B" w14:textId="50807ABB" w:rsidR="008335FC" w:rsidRPr="00967697" w:rsidRDefault="00073209">
      <w:pPr>
        <w:pStyle w:val="Heading2"/>
        <w:spacing w:line="480" w:lineRule="auto"/>
        <w:jc w:val="both"/>
        <w:rPr>
          <w:i/>
          <w:iCs/>
        </w:rPr>
      </w:pPr>
      <w:bookmarkStart w:id="477" w:name="_etsy51nu8j1o" w:colFirst="0" w:colLast="0"/>
      <w:bookmarkEnd w:id="477"/>
      <w:r w:rsidRPr="00967697">
        <w:rPr>
          <w:i/>
          <w:iCs/>
          <w:sz w:val="24"/>
          <w:szCs w:val="24"/>
        </w:rPr>
        <w:t>Table 9</w:t>
      </w:r>
      <w:del w:id="478" w:author="DAISY CASIPIT" w:date="2026-05-21T16:02:00Z">
        <w:r w:rsidRPr="00967697" w:rsidDel="001E0292">
          <w:rPr>
            <w:i/>
            <w:iCs/>
            <w:sz w:val="24"/>
            <w:szCs w:val="24"/>
          </w:rPr>
          <w:delText xml:space="preserve">: </w:delText>
        </w:r>
      </w:del>
      <w:r w:rsidRPr="00967697">
        <w:rPr>
          <w:i/>
          <w:iCs/>
          <w:sz w:val="24"/>
          <w:szCs w:val="24"/>
        </w:rPr>
        <w:t>Tools Used in Software Development</w:t>
      </w:r>
    </w:p>
    <w:tbl>
      <w:tblPr>
        <w:tblStyle w:val="a7"/>
        <w:tblW w:w="94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7000"/>
      </w:tblGrid>
      <w:tr w:rsidR="008335FC" w:rsidRPr="00967697" w14:paraId="73272B3E" w14:textId="77777777">
        <w:trPr>
          <w:tblHeader/>
        </w:trPr>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BB26137" w14:textId="77777777" w:rsidR="008335FC" w:rsidRPr="00967697" w:rsidRDefault="00073209">
            <w:pPr>
              <w:jc w:val="both"/>
            </w:pPr>
            <w:r w:rsidRPr="00967697">
              <w:rPr>
                <w:b/>
                <w:bCs/>
              </w:rPr>
              <w:t>Category</w:t>
            </w:r>
          </w:p>
        </w:tc>
        <w:tc>
          <w:tcPr>
            <w:tcW w:w="7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5485664" w14:textId="77777777" w:rsidR="008335FC" w:rsidRPr="00967697" w:rsidRDefault="00073209">
            <w:pPr>
              <w:jc w:val="both"/>
            </w:pPr>
            <w:r w:rsidRPr="00967697">
              <w:rPr>
                <w:b/>
                <w:bCs/>
              </w:rPr>
              <w:t>Tools</w:t>
            </w:r>
          </w:p>
        </w:tc>
      </w:tr>
      <w:tr w:rsidR="008335FC" w:rsidRPr="00967697" w14:paraId="273D00A8" w14:textId="7777777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B2DF89" w14:textId="77777777" w:rsidR="008335FC" w:rsidRPr="00967697" w:rsidRDefault="00073209">
            <w:pPr>
              <w:jc w:val="both"/>
            </w:pPr>
            <w:r w:rsidRPr="00967697">
              <w:t>Programming Languages</w:t>
            </w:r>
          </w:p>
        </w:tc>
        <w:tc>
          <w:tcPr>
            <w:tcW w:w="7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3667E8" w14:textId="77777777" w:rsidR="008335FC" w:rsidRPr="00967697" w:rsidRDefault="00073209">
            <w:pPr>
              <w:jc w:val="both"/>
            </w:pPr>
            <w:r w:rsidRPr="00967697">
              <w:t>PHP 8.x (back-end web application), Python 3.10+ (AI microservice), JavaScript (front-end interactivity)</w:t>
            </w:r>
          </w:p>
        </w:tc>
      </w:tr>
      <w:tr w:rsidR="008335FC" w:rsidRPr="00967697" w14:paraId="4D5C3A4B" w14:textId="7777777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4EEA8C" w14:textId="77777777" w:rsidR="008335FC" w:rsidRPr="00967697" w:rsidRDefault="00073209">
            <w:pPr>
              <w:jc w:val="both"/>
            </w:pPr>
            <w:r w:rsidRPr="00967697">
              <w:t>Frameworks and Libraries</w:t>
            </w:r>
          </w:p>
        </w:tc>
        <w:tc>
          <w:tcPr>
            <w:tcW w:w="7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88DB91" w14:textId="77777777" w:rsidR="008335FC" w:rsidRPr="00967697" w:rsidRDefault="00073209">
            <w:pPr>
              <w:jc w:val="both"/>
            </w:pPr>
            <w:r w:rsidRPr="00967697">
              <w:t xml:space="preserve">Laravel 10 (PHP MVC web framework), Bootstrap 5 (responsive front-end UI), TensorFlow 2.x / </w:t>
            </w:r>
            <w:proofErr w:type="spellStart"/>
            <w:r w:rsidRPr="00967697">
              <w:t>Keras</w:t>
            </w:r>
            <w:proofErr w:type="spellEnd"/>
            <w:r w:rsidRPr="00967697">
              <w:t xml:space="preserve"> (CNN model training and inference), OpenCV (image preprocessing for ELA)</w:t>
            </w:r>
          </w:p>
        </w:tc>
      </w:tr>
      <w:tr w:rsidR="008335FC" w:rsidRPr="00967697" w14:paraId="236AB4B6" w14:textId="7777777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352962" w14:textId="77777777" w:rsidR="008335FC" w:rsidRPr="00967697" w:rsidRDefault="00073209">
            <w:pPr>
              <w:jc w:val="both"/>
            </w:pPr>
            <w:r w:rsidRPr="00967697">
              <w:t>Database Management</w:t>
            </w:r>
          </w:p>
        </w:tc>
        <w:tc>
          <w:tcPr>
            <w:tcW w:w="7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818226" w14:textId="77777777" w:rsidR="008335FC" w:rsidRPr="00967697" w:rsidRDefault="00073209">
            <w:pPr>
              <w:jc w:val="both"/>
            </w:pPr>
            <w:r w:rsidRPr="00967697">
              <w:t>MySQL 8.x (relational database), phpMyAdmin (database administration interface)</w:t>
            </w:r>
          </w:p>
        </w:tc>
      </w:tr>
      <w:tr w:rsidR="008335FC" w:rsidRPr="00967697" w14:paraId="2B4C3200" w14:textId="7777777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A379D7" w14:textId="77777777" w:rsidR="008335FC" w:rsidRPr="00967697" w:rsidRDefault="00073209">
            <w:pPr>
              <w:jc w:val="both"/>
            </w:pPr>
            <w:r w:rsidRPr="00967697">
              <w:t>Development Tools</w:t>
            </w:r>
          </w:p>
        </w:tc>
        <w:tc>
          <w:tcPr>
            <w:tcW w:w="7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861122" w14:textId="77777777" w:rsidR="008335FC" w:rsidRPr="00967697" w:rsidRDefault="00073209">
            <w:pPr>
              <w:jc w:val="both"/>
            </w:pPr>
            <w:r w:rsidRPr="00967697">
              <w:t xml:space="preserve">Visual Studio Code (code editor), Git and GitHub (version control and collaboration), Postman (API testing and documentation), XAMPP or </w:t>
            </w:r>
            <w:proofErr w:type="spellStart"/>
            <w:r w:rsidRPr="00967697">
              <w:t>Laragon</w:t>
            </w:r>
            <w:proofErr w:type="spellEnd"/>
            <w:r w:rsidRPr="00967697">
              <w:t xml:space="preserve"> (local development environment)</w:t>
            </w:r>
          </w:p>
        </w:tc>
      </w:tr>
      <w:tr w:rsidR="008335FC" w:rsidRPr="00967697" w14:paraId="643DC273" w14:textId="7777777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526EC04" w14:textId="77777777" w:rsidR="008335FC" w:rsidRPr="00967697" w:rsidRDefault="00073209">
            <w:pPr>
              <w:jc w:val="both"/>
            </w:pPr>
            <w:r w:rsidRPr="00967697">
              <w:t>AI and Data Tools</w:t>
            </w:r>
          </w:p>
        </w:tc>
        <w:tc>
          <w:tcPr>
            <w:tcW w:w="7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3909E7" w14:textId="77777777" w:rsidR="008335FC" w:rsidRPr="00967697" w:rsidRDefault="00073209">
            <w:pPr>
              <w:jc w:val="both"/>
            </w:pPr>
            <w:r w:rsidRPr="00967697">
              <w:t>Python PIL/Pillow (ELA image processing), NumPy (numerical computation), Grad-CAM utilities (heatmap generation for model interpretability)</w:t>
            </w:r>
          </w:p>
        </w:tc>
      </w:tr>
      <w:tr w:rsidR="008335FC" w:rsidRPr="00967697" w14:paraId="2D674ACD" w14:textId="7777777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59A652" w14:textId="77777777" w:rsidR="008335FC" w:rsidRPr="00967697" w:rsidRDefault="00073209">
            <w:pPr>
              <w:jc w:val="both"/>
            </w:pPr>
            <w:r w:rsidRPr="00967697">
              <w:t>Testing Tools</w:t>
            </w:r>
          </w:p>
        </w:tc>
        <w:tc>
          <w:tcPr>
            <w:tcW w:w="7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4E6AE2" w14:textId="77777777" w:rsidR="008335FC" w:rsidRPr="00967697" w:rsidRDefault="00073209">
            <w:pPr>
              <w:jc w:val="both"/>
            </w:pPr>
            <w:proofErr w:type="spellStart"/>
            <w:r w:rsidRPr="00967697">
              <w:t>PHPUnit</w:t>
            </w:r>
            <w:proofErr w:type="spellEnd"/>
            <w:r w:rsidRPr="00967697">
              <w:t xml:space="preserve"> (Laravel unit and integration testing), Jest (JavaScript module testing), Python </w:t>
            </w:r>
            <w:proofErr w:type="spellStart"/>
            <w:r w:rsidRPr="00967697">
              <w:t>unittest</w:t>
            </w:r>
            <w:proofErr w:type="spellEnd"/>
            <w:r w:rsidRPr="00967697">
              <w:t xml:space="preserve"> (AI microservice testing)</w:t>
            </w:r>
          </w:p>
        </w:tc>
      </w:tr>
      <w:tr w:rsidR="008335FC" w:rsidRPr="00967697" w14:paraId="522B2314" w14:textId="7777777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AD671F" w14:textId="77777777" w:rsidR="008335FC" w:rsidRPr="00967697" w:rsidRDefault="00073209">
            <w:pPr>
              <w:jc w:val="both"/>
            </w:pPr>
            <w:r w:rsidRPr="00967697">
              <w:t>Deployment</w:t>
            </w:r>
          </w:p>
        </w:tc>
        <w:tc>
          <w:tcPr>
            <w:tcW w:w="7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5A0980" w14:textId="77777777" w:rsidR="008335FC" w:rsidRPr="00967697" w:rsidRDefault="00073209">
            <w:pPr>
              <w:jc w:val="both"/>
            </w:pPr>
            <w:r w:rsidRPr="00967697">
              <w:t xml:space="preserve">Cloud hosting platform (Linux VPS), </w:t>
            </w:r>
            <w:proofErr w:type="spellStart"/>
            <w:r w:rsidRPr="00967697">
              <w:t>Certbot</w:t>
            </w:r>
            <w:proofErr w:type="spellEnd"/>
            <w:r w:rsidRPr="00967697">
              <w:t xml:space="preserve"> (SSL/TLS certificate management), Supervisor (process management for AI microservice)</w:t>
            </w:r>
          </w:p>
        </w:tc>
      </w:tr>
    </w:tbl>
    <w:p w14:paraId="5BED9D37" w14:textId="77777777" w:rsidR="008335FC" w:rsidRPr="00967697" w:rsidRDefault="008335FC">
      <w:pPr>
        <w:spacing w:line="480" w:lineRule="auto"/>
        <w:jc w:val="both"/>
      </w:pPr>
    </w:p>
    <w:p w14:paraId="45B536D9" w14:textId="77777777" w:rsidR="008335FC" w:rsidRPr="00967697" w:rsidRDefault="008335FC">
      <w:pPr>
        <w:spacing w:line="480" w:lineRule="auto"/>
        <w:jc w:val="both"/>
      </w:pPr>
    </w:p>
    <w:p w14:paraId="540603F0" w14:textId="77777777" w:rsidR="008335FC" w:rsidRPr="00967697" w:rsidRDefault="008335FC">
      <w:pPr>
        <w:spacing w:line="480" w:lineRule="auto"/>
        <w:jc w:val="both"/>
      </w:pPr>
    </w:p>
    <w:p w14:paraId="05D1F79E" w14:textId="77777777" w:rsidR="008335FC" w:rsidRPr="00967697" w:rsidRDefault="008335FC">
      <w:pPr>
        <w:spacing w:line="480" w:lineRule="auto"/>
        <w:jc w:val="both"/>
      </w:pPr>
    </w:p>
    <w:p w14:paraId="63150B50" w14:textId="77777777" w:rsidR="008335FC" w:rsidRPr="00967697" w:rsidRDefault="008335FC">
      <w:pPr>
        <w:spacing w:line="480" w:lineRule="auto"/>
        <w:jc w:val="both"/>
      </w:pPr>
    </w:p>
    <w:p w14:paraId="395FEEA1" w14:textId="77777777" w:rsidR="008335FC" w:rsidRPr="00967697" w:rsidRDefault="008335FC">
      <w:pPr>
        <w:spacing w:line="480" w:lineRule="auto"/>
        <w:jc w:val="both"/>
      </w:pPr>
    </w:p>
    <w:p w14:paraId="305265EA" w14:textId="77777777" w:rsidR="008335FC" w:rsidRPr="00967697" w:rsidRDefault="008335FC">
      <w:pPr>
        <w:spacing w:line="480" w:lineRule="auto"/>
        <w:jc w:val="both"/>
      </w:pPr>
    </w:p>
    <w:p w14:paraId="641C8A29" w14:textId="77777777" w:rsidR="008335FC" w:rsidRPr="00967697" w:rsidRDefault="008335FC">
      <w:pPr>
        <w:spacing w:line="480" w:lineRule="auto"/>
        <w:jc w:val="both"/>
      </w:pPr>
    </w:p>
    <w:p w14:paraId="35ED4407" w14:textId="77777777" w:rsidR="008335FC" w:rsidRPr="00967697" w:rsidRDefault="008335FC">
      <w:pPr>
        <w:spacing w:line="480" w:lineRule="auto"/>
        <w:jc w:val="both"/>
      </w:pPr>
    </w:p>
    <w:p w14:paraId="6A57810E" w14:textId="77777777" w:rsidR="008335FC" w:rsidRPr="00967697" w:rsidRDefault="00073209">
      <w:pPr>
        <w:spacing w:line="480" w:lineRule="auto"/>
      </w:pPr>
      <w:r w:rsidRPr="00967697">
        <w:lastRenderedPageBreak/>
        <w:tab/>
      </w:r>
    </w:p>
    <w:p w14:paraId="39FEDEFC" w14:textId="77777777" w:rsidR="008335FC" w:rsidRPr="00967697" w:rsidRDefault="008335FC">
      <w:pPr>
        <w:spacing w:line="480" w:lineRule="auto"/>
      </w:pPr>
    </w:p>
    <w:p w14:paraId="01BD4EC7" w14:textId="77777777" w:rsidR="008335FC" w:rsidRPr="00967697" w:rsidRDefault="00073209">
      <w:pPr>
        <w:spacing w:line="480" w:lineRule="auto"/>
      </w:pPr>
      <w:r w:rsidRPr="00967697">
        <w:rPr>
          <w:noProof/>
        </w:rPr>
        <w:drawing>
          <wp:anchor distT="0" distB="0" distL="114300" distR="114300" simplePos="0" relativeHeight="251661312" behindDoc="0" locked="0" layoutInCell="1" hidden="0" allowOverlap="1" wp14:anchorId="0468A0E1" wp14:editId="3CF08BAA">
            <wp:simplePos x="0" y="0"/>
            <wp:positionH relativeFrom="column">
              <wp:posOffset>-212089</wp:posOffset>
            </wp:positionH>
            <wp:positionV relativeFrom="paragraph">
              <wp:posOffset>345440</wp:posOffset>
            </wp:positionV>
            <wp:extent cx="5840730" cy="2961005"/>
            <wp:effectExtent l="0" t="0" r="0" b="0"/>
            <wp:wrapSquare wrapText="bothSides" distT="0" distB="0" distL="114300" distR="114300"/>
            <wp:docPr id="1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3"/>
                    <a:srcRect/>
                    <a:stretch>
                      <a:fillRect/>
                    </a:stretch>
                  </pic:blipFill>
                  <pic:spPr>
                    <a:xfrm>
                      <a:off x="0" y="0"/>
                      <a:ext cx="5840730" cy="2961005"/>
                    </a:xfrm>
                    <a:prstGeom prst="rect">
                      <a:avLst/>
                    </a:prstGeom>
                    <a:ln/>
                  </pic:spPr>
                </pic:pic>
              </a:graphicData>
            </a:graphic>
          </wp:anchor>
        </w:drawing>
      </w:r>
      <w:r w:rsidRPr="00967697">
        <w:rPr>
          <w:noProof/>
        </w:rPr>
        <mc:AlternateContent>
          <mc:Choice Requires="wps">
            <w:drawing>
              <wp:anchor distT="0" distB="0" distL="114300" distR="114300" simplePos="0" relativeHeight="251662336" behindDoc="0" locked="0" layoutInCell="1" hidden="0" allowOverlap="1" wp14:anchorId="732ACDE0" wp14:editId="4C28F167">
                <wp:simplePos x="0" y="0"/>
                <wp:positionH relativeFrom="column">
                  <wp:posOffset>-212089</wp:posOffset>
                </wp:positionH>
                <wp:positionV relativeFrom="paragraph">
                  <wp:posOffset>3357245</wp:posOffset>
                </wp:positionV>
                <wp:extent cx="5840730" cy="12700"/>
                <wp:effectExtent l="0" t="0" r="0" b="0"/>
                <wp:wrapSquare wrapText="bothSides" distT="0" distB="0" distL="114300" distR="114300"/>
                <wp:docPr id="2" name="Rectangle 2"/>
                <wp:cNvGraphicFramePr/>
                <a:graphic xmlns:a="http://schemas.openxmlformats.org/drawingml/2006/main">
                  <a:graphicData uri="http://schemas.microsoft.com/office/word/2010/wordprocessingShape">
                    <wps:wsp>
                      <wps:cNvSpPr/>
                      <wps:spPr>
                        <a:xfrm>
                          <a:off x="2425635" y="3779683"/>
                          <a:ext cx="5840730" cy="635"/>
                        </a:xfrm>
                        <a:prstGeom prst="rect">
                          <a:avLst/>
                        </a:prstGeom>
                        <a:solidFill>
                          <a:srgbClr val="FFFFFF"/>
                        </a:solidFill>
                        <a:ln>
                          <a:noFill/>
                        </a:ln>
                      </wps:spPr>
                      <wps:txbx>
                        <w:txbxContent>
                          <w:p w14:paraId="640A92E7" w14:textId="77777777" w:rsidR="008335FC" w:rsidRDefault="00073209">
                            <w:pPr>
                              <w:spacing w:after="200"/>
                              <w:textDirection w:val="btLr"/>
                            </w:pPr>
                            <w:proofErr w:type="gramStart"/>
                            <w:r>
                              <w:rPr>
                                <w:rFonts w:ascii="Arial" w:eastAsia="Arial" w:hAnsi="Arial" w:cs="Arial"/>
                                <w:i/>
                                <w:color w:val="000000"/>
                              </w:rPr>
                              <w:t>Figure  SEQ</w:t>
                            </w:r>
                            <w:proofErr w:type="gramEnd"/>
                            <w:r>
                              <w:rPr>
                                <w:rFonts w:ascii="Arial" w:eastAsia="Arial" w:hAnsi="Arial" w:cs="Arial"/>
                                <w:i/>
                                <w:color w:val="000000"/>
                              </w:rPr>
                              <w:t xml:space="preserve"> Figure \* ARABIC 1 Kanban Board Workflow</w:t>
                            </w:r>
                          </w:p>
                        </w:txbxContent>
                      </wps:txbx>
                      <wps:bodyPr spcFirstLastPara="1" wrap="square" lIns="0" tIns="0" rIns="0" bIns="0" anchor="t" anchorCtr="0">
                        <a:noAutofit/>
                      </wps:bodyPr>
                    </wps:wsp>
                  </a:graphicData>
                </a:graphic>
              </wp:anchor>
            </w:drawing>
          </mc:Choice>
          <mc:Fallback>
            <w:pict>
              <v:rect w14:anchorId="732ACDE0" id="Rectangle 2" o:spid="_x0000_s1028" style="position:absolute;margin-left:-16.7pt;margin-top:264.35pt;width:459.9pt;height:1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" stroked="f">
                <v:textbox inset="0,0,0,0">
                  <w:txbxContent>
                    <w:p w14:paraId="640A92E7" w14:textId="77777777" w:rsidR="008335FC" w:rsidRDefault="00073209">
                      <w:pPr>
                        <w:spacing w:after="200"/>
                        <w:textDirection w:val="btLr"/>
                      </w:pPr>
                      <w:proofErr w:type="gramStart"/>
                      <w:r>
                        <w:rPr>
                          <w:rFonts w:ascii="Arial" w:eastAsia="Arial" w:hAnsi="Arial" w:cs="Arial"/>
                          <w:i/>
                          <w:color w:val="000000"/>
                        </w:rPr>
                        <w:t>Figure  SEQ</w:t>
                      </w:r>
                      <w:proofErr w:type="gramEnd"/>
                      <w:r>
                        <w:rPr>
                          <w:rFonts w:ascii="Arial" w:eastAsia="Arial" w:hAnsi="Arial" w:cs="Arial"/>
                          <w:i/>
                          <w:color w:val="000000"/>
                        </w:rPr>
                        <w:t xml:space="preserve"> Figure \* ARABIC 1 Kanban Board Workflow</w:t>
                      </w:r>
                    </w:p>
                  </w:txbxContent>
                </v:textbox>
                <w10:wrap type="square"/>
              </v:rect>
            </w:pict>
          </mc:Fallback>
        </mc:AlternateContent>
      </w:r>
    </w:p>
    <w:p w14:paraId="5683EAFA" w14:textId="77777777" w:rsidR="008335FC" w:rsidRPr="00967697" w:rsidRDefault="008335FC">
      <w:pPr>
        <w:spacing w:line="480" w:lineRule="auto"/>
        <w:jc w:val="center"/>
        <w:rPr>
          <w:b/>
          <w:bCs/>
          <w:i/>
          <w:iCs/>
        </w:rPr>
      </w:pPr>
    </w:p>
    <w:p w14:paraId="1DDA6BFD" w14:textId="77777777" w:rsidR="008335FC" w:rsidRPr="00967697" w:rsidRDefault="008335FC">
      <w:pPr>
        <w:spacing w:line="480" w:lineRule="auto"/>
        <w:jc w:val="center"/>
        <w:rPr>
          <w:b/>
          <w:bCs/>
          <w:i/>
          <w:iCs/>
        </w:rPr>
        <w:sectPr w:rsidR="008335FC" w:rsidRPr="00967697">
          <w:pgSz w:w="12240" w:h="15840"/>
          <w:pgMar w:top="1440" w:right="1440" w:bottom="1440" w:left="2160" w:header="706" w:footer="706" w:gutter="0"/>
          <w:pgNumType w:start="1"/>
          <w:cols w:space="720"/>
        </w:sectPr>
      </w:pPr>
    </w:p>
    <w:p w14:paraId="5F6D9A5B" w14:textId="77777777" w:rsidR="008335FC" w:rsidRPr="00967697" w:rsidRDefault="00073209">
      <w:pPr>
        <w:spacing w:line="480" w:lineRule="auto"/>
        <w:jc w:val="center"/>
        <w:rPr>
          <w:b/>
          <w:bCs/>
          <w:i/>
          <w:iCs/>
        </w:rPr>
      </w:pPr>
      <w:r w:rsidRPr="00967697">
        <w:rPr>
          <w:noProof/>
        </w:rPr>
        <w:lastRenderedPageBreak/>
        <w:drawing>
          <wp:anchor distT="0" distB="0" distL="114300" distR="114300" simplePos="0" relativeHeight="251663360" behindDoc="0" locked="0" layoutInCell="1" hidden="0" allowOverlap="1" wp14:anchorId="59C1CCF7" wp14:editId="7AE103AE">
            <wp:simplePos x="0" y="0"/>
            <wp:positionH relativeFrom="column">
              <wp:posOffset>-560002</wp:posOffset>
            </wp:positionH>
            <wp:positionV relativeFrom="paragraph">
              <wp:posOffset>272901</wp:posOffset>
            </wp:positionV>
            <wp:extent cx="5956935" cy="6009005"/>
            <wp:effectExtent l="0" t="0" r="0" b="0"/>
            <wp:wrapSquare wrapText="bothSides" distT="0" distB="0" distL="114300" distR="11430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5956935" cy="6009005"/>
                    </a:xfrm>
                    <a:prstGeom prst="rect">
                      <a:avLst/>
                    </a:prstGeom>
                    <a:ln/>
                  </pic:spPr>
                </pic:pic>
              </a:graphicData>
            </a:graphic>
          </wp:anchor>
        </w:drawing>
      </w:r>
      <w:r w:rsidRPr="00967697">
        <w:rPr>
          <w:noProof/>
        </w:rPr>
        <mc:AlternateContent>
          <mc:Choice Requires="wps">
            <w:drawing>
              <wp:anchor distT="0" distB="0" distL="114300" distR="114300" simplePos="0" relativeHeight="251664384" behindDoc="0" locked="0" layoutInCell="1" hidden="0" allowOverlap="1" wp14:anchorId="25573641" wp14:editId="1DC921D3">
                <wp:simplePos x="0" y="0"/>
                <wp:positionH relativeFrom="column">
                  <wp:posOffset>-559434</wp:posOffset>
                </wp:positionH>
                <wp:positionV relativeFrom="paragraph">
                  <wp:posOffset>6332220</wp:posOffset>
                </wp:positionV>
                <wp:extent cx="5956935" cy="12700"/>
                <wp:effectExtent l="0" t="0" r="0" b="0"/>
                <wp:wrapSquare wrapText="bothSides" distT="0" distB="0" distL="114300" distR="114300"/>
                <wp:docPr id="5" name="Rectangle 5"/>
                <wp:cNvGraphicFramePr/>
                <a:graphic xmlns:a="http://schemas.openxmlformats.org/drawingml/2006/main">
                  <a:graphicData uri="http://schemas.microsoft.com/office/word/2010/wordprocessingShape">
                    <wps:wsp>
                      <wps:cNvSpPr/>
                      <wps:spPr>
                        <a:xfrm>
                          <a:off x="2367533" y="3779683"/>
                          <a:ext cx="5956935" cy="635"/>
                        </a:xfrm>
                        <a:prstGeom prst="rect">
                          <a:avLst/>
                        </a:prstGeom>
                        <a:solidFill>
                          <a:srgbClr val="FFFFFF"/>
                        </a:solidFill>
                        <a:ln>
                          <a:noFill/>
                        </a:ln>
                      </wps:spPr>
                      <wps:txbx>
                        <w:txbxContent>
                          <w:p w14:paraId="542227DB" w14:textId="77777777" w:rsidR="008335FC" w:rsidRDefault="00073209">
                            <w:pPr>
                              <w:spacing w:after="200"/>
                              <w:textDirection w:val="btLr"/>
                            </w:pPr>
                            <w:proofErr w:type="gramStart"/>
                            <w:r>
                              <w:rPr>
                                <w:rFonts w:ascii="Arial" w:eastAsia="Arial" w:hAnsi="Arial" w:cs="Arial"/>
                                <w:i/>
                                <w:color w:val="000000"/>
                              </w:rPr>
                              <w:t>Figure  SEQ</w:t>
                            </w:r>
                            <w:proofErr w:type="gramEnd"/>
                            <w:r>
                              <w:rPr>
                                <w:rFonts w:ascii="Arial" w:eastAsia="Arial" w:hAnsi="Arial" w:cs="Arial"/>
                                <w:i/>
                                <w:color w:val="000000"/>
                              </w:rPr>
                              <w:t xml:space="preserve"> Figure \* ARABIC 2 Three-Tier System Architecture of A.E.G.I.S</w:t>
                            </w:r>
                          </w:p>
                        </w:txbxContent>
                      </wps:txbx>
                      <wps:bodyPr spcFirstLastPara="1" wrap="square" lIns="0" tIns="0" rIns="0" bIns="0" anchor="t" anchorCtr="0">
                        <a:noAutofit/>
                      </wps:bodyPr>
                    </wps:wsp>
                  </a:graphicData>
                </a:graphic>
              </wp:anchor>
            </w:drawing>
          </mc:Choice>
          <mc:Fallback>
            <w:pict>
              <v:rect w14:anchorId="25573641" id="Rectangle 5" o:spid="_x0000_s1029" style="position:absolute;left:0;text-align:left;margin-left:-44.05pt;margin-top:498.6pt;width:469.05pt;height:1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" stroked="f">
                <v:textbox inset="0,0,0,0">
                  <w:txbxContent>
                    <w:p w14:paraId="542227DB" w14:textId="77777777" w:rsidR="008335FC" w:rsidRDefault="00073209">
                      <w:pPr>
                        <w:spacing w:after="200"/>
                        <w:textDirection w:val="btLr"/>
                      </w:pPr>
                      <w:proofErr w:type="gramStart"/>
                      <w:r>
                        <w:rPr>
                          <w:rFonts w:ascii="Arial" w:eastAsia="Arial" w:hAnsi="Arial" w:cs="Arial"/>
                          <w:i/>
                          <w:color w:val="000000"/>
                        </w:rPr>
                        <w:t>Figure  SEQ</w:t>
                      </w:r>
                      <w:proofErr w:type="gramEnd"/>
                      <w:r>
                        <w:rPr>
                          <w:rFonts w:ascii="Arial" w:eastAsia="Arial" w:hAnsi="Arial" w:cs="Arial"/>
                          <w:i/>
                          <w:color w:val="000000"/>
                        </w:rPr>
                        <w:t xml:space="preserve"> Figure \* ARABIC 2 Three-Tier System Architecture of A.E.G.I.S</w:t>
                      </w:r>
                    </w:p>
                  </w:txbxContent>
                </v:textbox>
                <w10:wrap type="square"/>
              </v:rect>
            </w:pict>
          </mc:Fallback>
        </mc:AlternateContent>
      </w:r>
    </w:p>
    <w:p w14:paraId="0AC77FE9" w14:textId="77777777" w:rsidR="008335FC" w:rsidRPr="00967697" w:rsidRDefault="00073209">
      <w:pPr>
        <w:keepNext/>
        <w:spacing w:line="480" w:lineRule="auto"/>
        <w:jc w:val="center"/>
      </w:pPr>
      <w:r w:rsidRPr="00967697">
        <w:rPr>
          <w:b/>
          <w:bCs/>
          <w:i/>
          <w:iCs/>
          <w:noProof/>
        </w:rPr>
        <w:lastRenderedPageBreak/>
        <w:drawing>
          <wp:inline distT="0" distB="0" distL="0" distR="0" wp14:anchorId="482356B2" wp14:editId="0EC1C99A">
            <wp:extent cx="5486400" cy="4051300"/>
            <wp:effectExtent l="0" t="0" r="0" b="0"/>
            <wp:docPr id="1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5"/>
                    <a:srcRect/>
                    <a:stretch>
                      <a:fillRect/>
                    </a:stretch>
                  </pic:blipFill>
                  <pic:spPr>
                    <a:xfrm>
                      <a:off x="0" y="0"/>
                      <a:ext cx="5486400" cy="4051300"/>
                    </a:xfrm>
                    <a:prstGeom prst="rect">
                      <a:avLst/>
                    </a:prstGeom>
                    <a:ln/>
                  </pic:spPr>
                </pic:pic>
              </a:graphicData>
            </a:graphic>
          </wp:inline>
        </w:drawing>
      </w:r>
    </w:p>
    <w:p w14:paraId="2282C1DF" w14:textId="170AEB01" w:rsidR="008335FC" w:rsidRPr="00967697" w:rsidRDefault="00073209">
      <w:pPr>
        <w:pBdr>
          <w:top w:val="nil"/>
          <w:left w:val="nil"/>
          <w:bottom w:val="nil"/>
          <w:right w:val="nil"/>
          <w:between w:val="nil"/>
        </w:pBdr>
        <w:spacing w:after="200"/>
        <w:rPr>
          <w:b/>
          <w:bCs/>
          <w:color w:val="000000"/>
          <w:sz w:val="36"/>
          <w:szCs w:val="36"/>
        </w:rPr>
      </w:pPr>
      <w:bookmarkStart w:id="479" w:name="_tlz0snk1qqwl" w:colFirst="0" w:colLast="0"/>
      <w:bookmarkEnd w:id="479"/>
      <w:r w:rsidRPr="00967697">
        <w:rPr>
          <w:i/>
          <w:iCs/>
          <w:color w:val="000000"/>
        </w:rPr>
        <w:t>Figure 3</w:t>
      </w:r>
      <w:ins w:id="480" w:author="DAISY CASIPIT" w:date="2026-05-18T08:22:00Z">
        <w:r w:rsidR="00D04C53">
          <w:rPr>
            <w:i/>
            <w:iCs/>
            <w:color w:val="000000"/>
          </w:rPr>
          <w:t>.</w:t>
        </w:r>
      </w:ins>
      <w:r w:rsidRPr="00967697">
        <w:rPr>
          <w:i/>
          <w:iCs/>
          <w:color w:val="000000"/>
        </w:rPr>
        <w:t xml:space="preserve"> Entity Relationship Diagram</w:t>
      </w:r>
    </w:p>
    <w:p w14:paraId="0D5452A5" w14:textId="77777777" w:rsidR="008335FC" w:rsidRPr="00967697" w:rsidRDefault="008335FC">
      <w:pPr>
        <w:spacing w:line="480" w:lineRule="auto"/>
        <w:jc w:val="center"/>
        <w:rPr>
          <w:b/>
          <w:bCs/>
          <w:i/>
          <w:iCs/>
        </w:rPr>
      </w:pPr>
    </w:p>
    <w:p w14:paraId="76F3341E" w14:textId="77777777" w:rsidR="008335FC" w:rsidRPr="00967697" w:rsidRDefault="008335FC">
      <w:pPr>
        <w:spacing w:line="480" w:lineRule="auto"/>
        <w:jc w:val="center"/>
        <w:rPr>
          <w:b/>
          <w:bCs/>
          <w:i/>
          <w:iCs/>
        </w:rPr>
      </w:pPr>
    </w:p>
    <w:p w14:paraId="6B235B3B" w14:textId="77777777" w:rsidR="008335FC" w:rsidRPr="00967697" w:rsidRDefault="008335FC">
      <w:pPr>
        <w:spacing w:line="480" w:lineRule="auto"/>
        <w:jc w:val="center"/>
        <w:rPr>
          <w:b/>
          <w:bCs/>
          <w:i/>
          <w:iCs/>
        </w:rPr>
      </w:pPr>
    </w:p>
    <w:p w14:paraId="466FDBD9" w14:textId="77777777" w:rsidR="008335FC" w:rsidRPr="00967697" w:rsidRDefault="008335FC">
      <w:pPr>
        <w:spacing w:line="480" w:lineRule="auto"/>
        <w:jc w:val="center"/>
        <w:rPr>
          <w:b/>
          <w:bCs/>
          <w:i/>
          <w:iCs/>
        </w:rPr>
      </w:pPr>
    </w:p>
    <w:p w14:paraId="4C51DF96" w14:textId="77777777" w:rsidR="008335FC" w:rsidRPr="00967697" w:rsidRDefault="008335FC">
      <w:pPr>
        <w:spacing w:line="480" w:lineRule="auto"/>
        <w:jc w:val="center"/>
        <w:rPr>
          <w:b/>
          <w:bCs/>
          <w:i/>
          <w:iCs/>
        </w:rPr>
      </w:pPr>
    </w:p>
    <w:p w14:paraId="7BFB4977" w14:textId="77777777" w:rsidR="008335FC" w:rsidRPr="00967697" w:rsidRDefault="008335FC">
      <w:pPr>
        <w:spacing w:line="480" w:lineRule="auto"/>
        <w:jc w:val="center"/>
        <w:rPr>
          <w:b/>
          <w:bCs/>
          <w:i/>
          <w:iCs/>
        </w:rPr>
      </w:pPr>
    </w:p>
    <w:p w14:paraId="723E6179" w14:textId="77777777" w:rsidR="008335FC" w:rsidRPr="00967697" w:rsidRDefault="008335FC">
      <w:pPr>
        <w:spacing w:line="480" w:lineRule="auto"/>
        <w:jc w:val="center"/>
        <w:rPr>
          <w:b/>
          <w:bCs/>
          <w:i/>
          <w:iCs/>
        </w:rPr>
      </w:pPr>
    </w:p>
    <w:p w14:paraId="5E2E59EA" w14:textId="77777777" w:rsidR="008335FC" w:rsidRPr="00967697" w:rsidRDefault="008335FC">
      <w:pPr>
        <w:spacing w:line="480" w:lineRule="auto"/>
        <w:rPr>
          <w:b/>
          <w:bCs/>
          <w:i/>
          <w:iCs/>
        </w:rPr>
      </w:pPr>
      <w:bookmarkStart w:id="481" w:name="_b7x1dkqlwivj" w:colFirst="0" w:colLast="0"/>
      <w:bookmarkEnd w:id="481"/>
    </w:p>
    <w:p w14:paraId="333C42B2" w14:textId="77777777" w:rsidR="008335FC" w:rsidRPr="00967697" w:rsidRDefault="008335FC">
      <w:pPr>
        <w:spacing w:line="480" w:lineRule="auto"/>
        <w:rPr>
          <w:b/>
          <w:bCs/>
          <w:i/>
          <w:iCs/>
        </w:rPr>
      </w:pPr>
    </w:p>
    <w:p w14:paraId="29D77497" w14:textId="77777777" w:rsidR="008335FC" w:rsidRPr="00967697" w:rsidRDefault="008335FC">
      <w:pPr>
        <w:spacing w:line="480" w:lineRule="auto"/>
        <w:rPr>
          <w:b/>
          <w:bCs/>
          <w:i/>
          <w:iCs/>
        </w:rPr>
      </w:pPr>
    </w:p>
    <w:p w14:paraId="49A09B19" w14:textId="77777777" w:rsidR="008335FC" w:rsidRPr="00967697" w:rsidRDefault="00073209">
      <w:pPr>
        <w:keepNext/>
        <w:spacing w:after="200" w:line="480" w:lineRule="auto"/>
        <w:ind w:firstLine="720"/>
        <w:jc w:val="both"/>
      </w:pPr>
      <w:r w:rsidRPr="00967697">
        <w:rPr>
          <w:b/>
          <w:bCs/>
          <w:i/>
          <w:iCs/>
          <w:noProof/>
        </w:rPr>
        <w:lastRenderedPageBreak/>
        <w:drawing>
          <wp:inline distT="0" distB="0" distL="0" distR="0" wp14:anchorId="3B5FD1BE" wp14:editId="65FE33B9">
            <wp:extent cx="5353050" cy="5638800"/>
            <wp:effectExtent l="0" t="0" r="0" b="0"/>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5353050" cy="5638800"/>
                    </a:xfrm>
                    <a:prstGeom prst="rect">
                      <a:avLst/>
                    </a:prstGeom>
                    <a:ln/>
                  </pic:spPr>
                </pic:pic>
              </a:graphicData>
            </a:graphic>
          </wp:inline>
        </w:drawing>
      </w:r>
    </w:p>
    <w:p w14:paraId="316AEA8B" w14:textId="2FA125A9" w:rsidR="008335FC" w:rsidRPr="00967697" w:rsidRDefault="00073209">
      <w:pPr>
        <w:pBdr>
          <w:top w:val="nil"/>
          <w:left w:val="nil"/>
          <w:bottom w:val="nil"/>
          <w:right w:val="nil"/>
          <w:between w:val="nil"/>
        </w:pBdr>
        <w:spacing w:after="200"/>
        <w:jc w:val="both"/>
        <w:rPr>
          <w:i/>
          <w:iCs/>
          <w:color w:val="000000"/>
          <w:sz w:val="36"/>
          <w:szCs w:val="36"/>
        </w:rPr>
      </w:pPr>
      <w:bookmarkStart w:id="482" w:name="_d489hsgf4xaa" w:colFirst="0" w:colLast="0"/>
      <w:bookmarkEnd w:id="482"/>
      <w:r w:rsidRPr="00967697">
        <w:rPr>
          <w:i/>
          <w:iCs/>
          <w:color w:val="000000"/>
        </w:rPr>
        <w:t>Figure 4</w:t>
      </w:r>
      <w:ins w:id="483" w:author="DAISY CASIPIT" w:date="2026-05-21T16:01:00Z">
        <w:r w:rsidR="001E0292">
          <w:rPr>
            <w:i/>
            <w:iCs/>
          </w:rPr>
          <w:t>.</w:t>
        </w:r>
      </w:ins>
      <w:del w:id="484" w:author="DAISY CASIPIT" w:date="2026-05-21T16:01:00Z">
        <w:r w:rsidRPr="00967697" w:rsidDel="001E0292">
          <w:rPr>
            <w:i/>
            <w:iCs/>
          </w:rPr>
          <w:delText>:</w:delText>
        </w:r>
      </w:del>
      <w:r w:rsidRPr="00967697">
        <w:rPr>
          <w:i/>
          <w:iCs/>
          <w:color w:val="000000"/>
        </w:rPr>
        <w:t xml:space="preserve"> Use case diagram of A.E.G.I.S. showing Student, OSA Administrator, and Super Admin actors along with system-initiated use cases</w:t>
      </w:r>
      <w:del w:id="485" w:author="DAISY CASIPIT" w:date="2026-05-21T16:01:00Z">
        <w:r w:rsidRPr="00967697" w:rsidDel="001E0292">
          <w:rPr>
            <w:i/>
            <w:iCs/>
            <w:color w:val="000000"/>
          </w:rPr>
          <w:delText>.</w:delText>
        </w:r>
      </w:del>
    </w:p>
    <w:p w14:paraId="6DB4B5E1" w14:textId="77777777" w:rsidR="008335FC" w:rsidRPr="00967697" w:rsidRDefault="008335FC">
      <w:pPr>
        <w:pBdr>
          <w:top w:val="nil"/>
          <w:left w:val="nil"/>
          <w:bottom w:val="nil"/>
          <w:right w:val="nil"/>
          <w:between w:val="nil"/>
        </w:pBdr>
        <w:spacing w:after="200"/>
        <w:rPr>
          <w:b/>
          <w:bCs/>
          <w:i/>
          <w:iCs/>
        </w:rPr>
      </w:pPr>
    </w:p>
    <w:p w14:paraId="48B25B58" w14:textId="77777777" w:rsidR="008335FC" w:rsidRPr="00967697" w:rsidRDefault="008335FC">
      <w:pPr>
        <w:spacing w:line="480" w:lineRule="auto"/>
        <w:rPr>
          <w:b/>
          <w:bCs/>
          <w:i/>
          <w:iCs/>
        </w:rPr>
      </w:pPr>
    </w:p>
    <w:p w14:paraId="7D671A4E" w14:textId="77777777" w:rsidR="008335FC" w:rsidRPr="00967697" w:rsidRDefault="008335FC">
      <w:pPr>
        <w:spacing w:line="480" w:lineRule="auto"/>
        <w:rPr>
          <w:b/>
          <w:bCs/>
          <w:i/>
          <w:iCs/>
        </w:rPr>
      </w:pPr>
    </w:p>
    <w:p w14:paraId="77690C48" w14:textId="77777777" w:rsidR="008335FC" w:rsidRPr="00967697" w:rsidRDefault="008335FC">
      <w:pPr>
        <w:spacing w:line="480" w:lineRule="auto"/>
        <w:rPr>
          <w:b/>
          <w:bCs/>
          <w:i/>
          <w:iCs/>
        </w:rPr>
      </w:pPr>
    </w:p>
    <w:p w14:paraId="1409205E" w14:textId="77777777" w:rsidR="008335FC" w:rsidRPr="00967697" w:rsidRDefault="00073209">
      <w:pPr>
        <w:spacing w:line="480" w:lineRule="auto"/>
        <w:rPr>
          <w:b/>
          <w:bCs/>
          <w:i/>
          <w:iCs/>
        </w:rPr>
      </w:pPr>
      <w:r w:rsidRPr="00967697">
        <w:rPr>
          <w:noProof/>
        </w:rPr>
        <w:lastRenderedPageBreak/>
        <w:drawing>
          <wp:anchor distT="114300" distB="114300" distL="114300" distR="114300" simplePos="0" relativeHeight="251665408" behindDoc="0" locked="0" layoutInCell="1" hidden="0" allowOverlap="1" wp14:anchorId="641327E8" wp14:editId="4DEED81B">
            <wp:simplePos x="0" y="0"/>
            <wp:positionH relativeFrom="column">
              <wp:posOffset>19052</wp:posOffset>
            </wp:positionH>
            <wp:positionV relativeFrom="paragraph">
              <wp:posOffset>369539</wp:posOffset>
            </wp:positionV>
            <wp:extent cx="5486400" cy="5003800"/>
            <wp:effectExtent l="0" t="0" r="0" b="0"/>
            <wp:wrapSquare wrapText="bothSides" distT="114300" distB="114300" distL="114300" distR="11430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
                    <a:srcRect/>
                    <a:stretch>
                      <a:fillRect/>
                    </a:stretch>
                  </pic:blipFill>
                  <pic:spPr>
                    <a:xfrm>
                      <a:off x="0" y="0"/>
                      <a:ext cx="5486400" cy="5003800"/>
                    </a:xfrm>
                    <a:prstGeom prst="rect">
                      <a:avLst/>
                    </a:prstGeom>
                    <a:ln/>
                  </pic:spPr>
                </pic:pic>
              </a:graphicData>
            </a:graphic>
          </wp:anchor>
        </w:drawing>
      </w:r>
      <w:r w:rsidRPr="00967697">
        <w:rPr>
          <w:noProof/>
        </w:rPr>
        <mc:AlternateContent>
          <mc:Choice Requires="wps">
            <w:drawing>
              <wp:anchor distT="0" distB="0" distL="114300" distR="114300" simplePos="0" relativeHeight="251666432" behindDoc="0" locked="0" layoutInCell="1" hidden="0" allowOverlap="1" wp14:anchorId="5EE56211" wp14:editId="20F01359">
                <wp:simplePos x="0" y="0"/>
                <wp:positionH relativeFrom="column">
                  <wp:posOffset>19051</wp:posOffset>
                </wp:positionH>
                <wp:positionV relativeFrom="paragraph">
                  <wp:posOffset>5423535</wp:posOffset>
                </wp:positionV>
                <wp:extent cx="5486400" cy="12700"/>
                <wp:effectExtent l="0" t="0" r="0" b="0"/>
                <wp:wrapSquare wrapText="bothSides" distT="0" distB="0" distL="114300" distR="114300"/>
                <wp:docPr id="3" name="Rectangle 3"/>
                <wp:cNvGraphicFramePr/>
                <a:graphic xmlns:a="http://schemas.openxmlformats.org/drawingml/2006/main">
                  <a:graphicData uri="http://schemas.microsoft.com/office/word/2010/wordprocessingShape">
                    <wps:wsp>
                      <wps:cNvSpPr/>
                      <wps:spPr>
                        <a:xfrm>
                          <a:off x="2602800" y="3779683"/>
                          <a:ext cx="5486400" cy="635"/>
                        </a:xfrm>
                        <a:prstGeom prst="rect">
                          <a:avLst/>
                        </a:prstGeom>
                        <a:solidFill>
                          <a:srgbClr val="FFFFFF"/>
                        </a:solidFill>
                        <a:ln>
                          <a:noFill/>
                        </a:ln>
                      </wps:spPr>
                      <wps:txbx>
                        <w:txbxContent>
                          <w:p w14:paraId="22FE1E38" w14:textId="77777777" w:rsidR="008335FC" w:rsidRDefault="00073209">
                            <w:pPr>
                              <w:spacing w:after="200"/>
                              <w:textDirection w:val="btLr"/>
                            </w:pPr>
                            <w:proofErr w:type="gramStart"/>
                            <w:r>
                              <w:rPr>
                                <w:rFonts w:ascii="Arial" w:eastAsia="Arial" w:hAnsi="Arial" w:cs="Arial"/>
                                <w:i/>
                                <w:color w:val="000000"/>
                              </w:rPr>
                              <w:t>Figure  SEQ</w:t>
                            </w:r>
                            <w:proofErr w:type="gramEnd"/>
                            <w:r>
                              <w:rPr>
                                <w:rFonts w:ascii="Arial" w:eastAsia="Arial" w:hAnsi="Arial" w:cs="Arial"/>
                                <w:i/>
                                <w:color w:val="000000"/>
                              </w:rPr>
                              <w:t xml:space="preserve"> Figure \* ARABIC 5 Data Flow Diagram</w:t>
                            </w:r>
                          </w:p>
                        </w:txbxContent>
                      </wps:txbx>
                      <wps:bodyPr spcFirstLastPara="1" wrap="square" lIns="0" tIns="0" rIns="0" bIns="0" anchor="t" anchorCtr="0">
                        <a:noAutofit/>
                      </wps:bodyPr>
                    </wps:wsp>
                  </a:graphicData>
                </a:graphic>
              </wp:anchor>
            </w:drawing>
          </mc:Choice>
          <mc:Fallback>
            <w:pict>
              <v:rect w14:anchorId="5EE56211" id="Rectangle 3" o:spid="_x0000_s1030" style="position:absolute;margin-left:1.5pt;margin-top:427.05pt;width:6in;height:1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" stroked="f">
                <v:textbox inset="0,0,0,0">
                  <w:txbxContent>
                    <w:p w14:paraId="22FE1E38" w14:textId="77777777" w:rsidR="008335FC" w:rsidRDefault="00073209">
                      <w:pPr>
                        <w:spacing w:after="200"/>
                        <w:textDirection w:val="btLr"/>
                      </w:pPr>
                      <w:proofErr w:type="gramStart"/>
                      <w:r>
                        <w:rPr>
                          <w:rFonts w:ascii="Arial" w:eastAsia="Arial" w:hAnsi="Arial" w:cs="Arial"/>
                          <w:i/>
                          <w:color w:val="000000"/>
                        </w:rPr>
                        <w:t>Figure  SEQ</w:t>
                      </w:r>
                      <w:proofErr w:type="gramEnd"/>
                      <w:r>
                        <w:rPr>
                          <w:rFonts w:ascii="Arial" w:eastAsia="Arial" w:hAnsi="Arial" w:cs="Arial"/>
                          <w:i/>
                          <w:color w:val="000000"/>
                        </w:rPr>
                        <w:t xml:space="preserve"> Figure \* ARABIC 5 Data Flow Diagram</w:t>
                      </w:r>
                    </w:p>
                  </w:txbxContent>
                </v:textbox>
                <w10:wrap type="square"/>
              </v:rect>
            </w:pict>
          </mc:Fallback>
        </mc:AlternateContent>
      </w:r>
    </w:p>
    <w:p w14:paraId="3D2B7384" w14:textId="39FCBB10" w:rsidR="008335FC" w:rsidRPr="00967697" w:rsidRDefault="001E0292">
      <w:pPr>
        <w:keepNext/>
        <w:spacing w:after="200" w:line="480" w:lineRule="auto"/>
        <w:ind w:left="720" w:firstLine="720"/>
        <w:jc w:val="both"/>
      </w:pPr>
      <w:bookmarkStart w:id="486" w:name="_dc6xs5m3j9wa" w:colFirst="0" w:colLast="0"/>
      <w:bookmarkEnd w:id="486"/>
      <w:ins w:id="487" w:author="DAISY CASIPIT" w:date="2026-05-21T16:01:00Z">
        <w:r>
          <w:lastRenderedPageBreak/>
          <w:t>.</w:t>
        </w:r>
      </w:ins>
      <w:r w:rsidR="00073209" w:rsidRPr="00967697">
        <w:rPr>
          <w:b/>
          <w:bCs/>
          <w:i/>
          <w:iCs/>
          <w:noProof/>
        </w:rPr>
        <w:drawing>
          <wp:inline distT="114300" distB="114300" distL="114300" distR="114300" wp14:anchorId="352309C3" wp14:editId="1C3A3BCF">
            <wp:extent cx="4876800" cy="3413760"/>
            <wp:effectExtent l="0" t="0" r="0" b="0"/>
            <wp:docPr id="1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8"/>
                    <a:srcRect/>
                    <a:stretch>
                      <a:fillRect/>
                    </a:stretch>
                  </pic:blipFill>
                  <pic:spPr>
                    <a:xfrm>
                      <a:off x="0" y="0"/>
                      <a:ext cx="4876800" cy="3413760"/>
                    </a:xfrm>
                    <a:prstGeom prst="rect">
                      <a:avLst/>
                    </a:prstGeom>
                    <a:ln/>
                  </pic:spPr>
                </pic:pic>
              </a:graphicData>
            </a:graphic>
          </wp:inline>
        </w:drawing>
      </w:r>
    </w:p>
    <w:p w14:paraId="46FB5FBA" w14:textId="77777777" w:rsidR="008335FC" w:rsidRPr="00967697" w:rsidRDefault="00073209">
      <w:pPr>
        <w:pBdr>
          <w:top w:val="nil"/>
          <w:left w:val="nil"/>
          <w:bottom w:val="nil"/>
          <w:right w:val="nil"/>
          <w:between w:val="nil"/>
        </w:pBdr>
        <w:spacing w:after="200"/>
        <w:jc w:val="both"/>
        <w:rPr>
          <w:i/>
          <w:iCs/>
          <w:color w:val="000000"/>
        </w:rPr>
      </w:pPr>
      <w:bookmarkStart w:id="488" w:name="_dcxsxws73euc" w:colFirst="0" w:colLast="0"/>
      <w:bookmarkEnd w:id="488"/>
      <w:r w:rsidRPr="00967697">
        <w:rPr>
          <w:i/>
          <w:iCs/>
          <w:color w:val="000000"/>
        </w:rPr>
        <w:t>Figure 6</w:t>
      </w:r>
      <w:del w:id="489" w:author="DAISY CASIPIT" w:date="2026-05-21T16:01:00Z">
        <w:r w:rsidRPr="00967697" w:rsidDel="001E0292">
          <w:rPr>
            <w:i/>
            <w:iCs/>
          </w:rPr>
          <w:delText>:</w:delText>
        </w:r>
      </w:del>
      <w:r w:rsidRPr="00967697">
        <w:rPr>
          <w:i/>
          <w:iCs/>
          <w:color w:val="000000"/>
        </w:rPr>
        <w:t xml:space="preserve"> Flow Chart</w:t>
      </w:r>
    </w:p>
    <w:p w14:paraId="34943511" w14:textId="77777777" w:rsidR="008335FC" w:rsidRPr="00967697" w:rsidRDefault="008335FC">
      <w:pPr>
        <w:spacing w:after="200" w:line="480" w:lineRule="auto"/>
        <w:jc w:val="both"/>
        <w:rPr>
          <w:b/>
          <w:bCs/>
          <w:i/>
          <w:iCs/>
        </w:rPr>
      </w:pPr>
      <w:bookmarkStart w:id="490" w:name="_flqunmqm2wj5" w:colFirst="0" w:colLast="0"/>
      <w:bookmarkEnd w:id="490"/>
    </w:p>
    <w:p w14:paraId="34C4A67E" w14:textId="77777777" w:rsidR="008335FC" w:rsidRPr="00967697" w:rsidRDefault="00073209">
      <w:pPr>
        <w:rPr>
          <w:b/>
          <w:bCs/>
          <w:i/>
          <w:iCs/>
        </w:rPr>
      </w:pPr>
      <w:r w:rsidRPr="00967697">
        <w:br w:type="page"/>
      </w:r>
    </w:p>
    <w:p w14:paraId="7733F707" w14:textId="77777777" w:rsidR="008335FC" w:rsidRPr="00967697" w:rsidRDefault="00073209">
      <w:pPr>
        <w:pStyle w:val="Heading2"/>
        <w:spacing w:line="480" w:lineRule="auto"/>
        <w:rPr>
          <w:sz w:val="24"/>
          <w:szCs w:val="24"/>
        </w:rPr>
      </w:pPr>
      <w:bookmarkStart w:id="491" w:name="_c0sc8a1ntu1m" w:colFirst="0" w:colLast="0"/>
      <w:bookmarkEnd w:id="491"/>
      <w:r w:rsidRPr="00967697">
        <w:rPr>
          <w:sz w:val="24"/>
          <w:szCs w:val="24"/>
        </w:rPr>
        <w:lastRenderedPageBreak/>
        <w:t>Appendix C: Wireframe for A.E.G.I.S.</w:t>
      </w:r>
    </w:p>
    <w:p w14:paraId="1F98BDC8" w14:textId="77777777" w:rsidR="008335FC" w:rsidRPr="00967697" w:rsidRDefault="00073209">
      <w:pPr>
        <w:keepNext/>
        <w:spacing w:after="200" w:line="480" w:lineRule="auto"/>
        <w:ind w:firstLine="720"/>
        <w:jc w:val="both"/>
      </w:pPr>
      <w:r w:rsidRPr="00967697">
        <w:rPr>
          <w:noProof/>
        </w:rPr>
        <w:drawing>
          <wp:inline distT="0" distB="0" distL="114300" distR="114300" wp14:anchorId="01152FFF" wp14:editId="24DEFB2B">
            <wp:extent cx="5029200" cy="2935705"/>
            <wp:effectExtent l="0" t="0" r="0" b="0"/>
            <wp:docPr id="1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9"/>
                    <a:srcRect/>
                    <a:stretch>
                      <a:fillRect/>
                    </a:stretch>
                  </pic:blipFill>
                  <pic:spPr>
                    <a:xfrm>
                      <a:off x="0" y="0"/>
                      <a:ext cx="5029200" cy="2935705"/>
                    </a:xfrm>
                    <a:prstGeom prst="rect">
                      <a:avLst/>
                    </a:prstGeom>
                    <a:ln/>
                  </pic:spPr>
                </pic:pic>
              </a:graphicData>
            </a:graphic>
          </wp:inline>
        </w:drawing>
      </w:r>
    </w:p>
    <w:p w14:paraId="41B56D69" w14:textId="7C80ED74" w:rsidR="008335FC" w:rsidRPr="00967697" w:rsidRDefault="00073209">
      <w:pPr>
        <w:pBdr>
          <w:top w:val="nil"/>
          <w:left w:val="nil"/>
          <w:bottom w:val="nil"/>
          <w:right w:val="nil"/>
          <w:between w:val="nil"/>
        </w:pBdr>
        <w:spacing w:after="200"/>
        <w:jc w:val="both"/>
        <w:rPr>
          <w:i/>
          <w:iCs/>
          <w:color w:val="000000"/>
          <w:sz w:val="36"/>
          <w:szCs w:val="36"/>
        </w:rPr>
      </w:pPr>
      <w:bookmarkStart w:id="492" w:name="_yczeew3gtfhb" w:colFirst="0" w:colLast="0"/>
      <w:bookmarkEnd w:id="492"/>
      <w:r w:rsidRPr="00967697">
        <w:rPr>
          <w:i/>
          <w:iCs/>
          <w:color w:val="000000"/>
        </w:rPr>
        <w:t>Figure 7</w:t>
      </w:r>
      <w:ins w:id="493" w:author="DAISY CASIPIT" w:date="2026-05-21T16:00:00Z">
        <w:r w:rsidR="001E0292">
          <w:rPr>
            <w:i/>
            <w:iCs/>
            <w:color w:val="000000"/>
          </w:rPr>
          <w:t xml:space="preserve">. </w:t>
        </w:r>
      </w:ins>
      <w:r w:rsidRPr="00967697">
        <w:rPr>
          <w:i/>
          <w:iCs/>
          <w:color w:val="000000"/>
        </w:rPr>
        <w:t xml:space="preserve"> Landing Page and Login Page Wireframes</w:t>
      </w:r>
    </w:p>
    <w:p w14:paraId="6833211F" w14:textId="77777777" w:rsidR="008335FC" w:rsidRPr="00967697" w:rsidRDefault="00073209">
      <w:pPr>
        <w:keepNext/>
        <w:spacing w:after="200" w:line="480" w:lineRule="auto"/>
        <w:ind w:firstLine="720"/>
        <w:jc w:val="both"/>
      </w:pPr>
      <w:bookmarkStart w:id="494" w:name="_2we12fmzcbam" w:colFirst="0" w:colLast="0"/>
      <w:bookmarkEnd w:id="494"/>
      <w:r w:rsidRPr="00967697">
        <w:rPr>
          <w:noProof/>
        </w:rPr>
        <w:drawing>
          <wp:inline distT="114300" distB="114300" distL="114300" distR="114300" wp14:anchorId="19565693" wp14:editId="2043FBFD">
            <wp:extent cx="5005388" cy="2369660"/>
            <wp:effectExtent l="0" t="0" r="0" b="0"/>
            <wp:docPr id="1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0"/>
                    <a:srcRect/>
                    <a:stretch>
                      <a:fillRect/>
                    </a:stretch>
                  </pic:blipFill>
                  <pic:spPr>
                    <a:xfrm>
                      <a:off x="0" y="0"/>
                      <a:ext cx="5005388" cy="2369660"/>
                    </a:xfrm>
                    <a:prstGeom prst="rect">
                      <a:avLst/>
                    </a:prstGeom>
                    <a:ln/>
                  </pic:spPr>
                </pic:pic>
              </a:graphicData>
            </a:graphic>
          </wp:inline>
        </w:drawing>
      </w:r>
    </w:p>
    <w:p w14:paraId="0C8A8326" w14:textId="79227558" w:rsidR="008335FC" w:rsidRPr="00967697" w:rsidRDefault="00073209">
      <w:pPr>
        <w:pBdr>
          <w:top w:val="nil"/>
          <w:left w:val="nil"/>
          <w:bottom w:val="nil"/>
          <w:right w:val="nil"/>
          <w:between w:val="nil"/>
        </w:pBdr>
        <w:spacing w:after="200"/>
        <w:jc w:val="both"/>
        <w:rPr>
          <w:i/>
          <w:iCs/>
          <w:color w:val="000000"/>
          <w:sz w:val="36"/>
          <w:szCs w:val="36"/>
        </w:rPr>
      </w:pPr>
      <w:bookmarkStart w:id="495" w:name="_bm86mz6bu3oy" w:colFirst="0" w:colLast="0"/>
      <w:bookmarkEnd w:id="495"/>
      <w:r w:rsidRPr="00967697">
        <w:rPr>
          <w:i/>
          <w:iCs/>
          <w:color w:val="000000"/>
        </w:rPr>
        <w:t>Figure 8</w:t>
      </w:r>
      <w:ins w:id="496" w:author="DAISY CASIPIT" w:date="2026-05-21T16:00:00Z">
        <w:r w:rsidR="001E0292">
          <w:rPr>
            <w:i/>
            <w:iCs/>
            <w:color w:val="000000"/>
          </w:rPr>
          <w:t>.</w:t>
        </w:r>
      </w:ins>
      <w:r w:rsidRPr="00967697">
        <w:rPr>
          <w:i/>
          <w:iCs/>
          <w:color w:val="000000"/>
        </w:rPr>
        <w:t xml:space="preserve"> </w:t>
      </w:r>
      <w:ins w:id="497" w:author="DAISY CASIPIT" w:date="2026-05-21T16:01:00Z">
        <w:r w:rsidR="001E0292">
          <w:rPr>
            <w:i/>
            <w:iCs/>
            <w:color w:val="000000"/>
          </w:rPr>
          <w:t xml:space="preserve"> </w:t>
        </w:r>
      </w:ins>
      <w:r w:rsidRPr="00967697">
        <w:rPr>
          <w:i/>
          <w:iCs/>
          <w:color w:val="000000"/>
        </w:rPr>
        <w:t>Application Form Wireframe</w:t>
      </w:r>
    </w:p>
    <w:p w14:paraId="38D5F6F6" w14:textId="77777777" w:rsidR="008335FC" w:rsidRPr="00967697" w:rsidRDefault="00073209">
      <w:pPr>
        <w:keepNext/>
        <w:spacing w:after="200" w:line="480" w:lineRule="auto"/>
        <w:ind w:firstLine="720"/>
        <w:jc w:val="both"/>
      </w:pPr>
      <w:bookmarkStart w:id="498" w:name="_jw9o3fet0pgp" w:colFirst="0" w:colLast="0"/>
      <w:bookmarkEnd w:id="498"/>
      <w:r w:rsidRPr="00967697">
        <w:rPr>
          <w:noProof/>
        </w:rPr>
        <w:lastRenderedPageBreak/>
        <w:drawing>
          <wp:inline distT="0" distB="0" distL="0" distR="0" wp14:anchorId="6B26EC0A" wp14:editId="4F3A3CFF">
            <wp:extent cx="5029200" cy="2374232"/>
            <wp:effectExtent l="0" t="0" r="0" b="0"/>
            <wp:docPr id="1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1"/>
                    <a:srcRect/>
                    <a:stretch>
                      <a:fillRect/>
                    </a:stretch>
                  </pic:blipFill>
                  <pic:spPr>
                    <a:xfrm>
                      <a:off x="0" y="0"/>
                      <a:ext cx="5029200" cy="2374232"/>
                    </a:xfrm>
                    <a:prstGeom prst="rect">
                      <a:avLst/>
                    </a:prstGeom>
                    <a:ln/>
                  </pic:spPr>
                </pic:pic>
              </a:graphicData>
            </a:graphic>
          </wp:inline>
        </w:drawing>
      </w:r>
    </w:p>
    <w:p w14:paraId="03701104" w14:textId="18E63F83" w:rsidR="008335FC" w:rsidRPr="00967697" w:rsidRDefault="00073209">
      <w:pPr>
        <w:pBdr>
          <w:top w:val="nil"/>
          <w:left w:val="nil"/>
          <w:bottom w:val="nil"/>
          <w:right w:val="nil"/>
          <w:between w:val="nil"/>
        </w:pBdr>
        <w:spacing w:after="200"/>
        <w:jc w:val="both"/>
        <w:rPr>
          <w:i/>
          <w:iCs/>
          <w:color w:val="000000"/>
          <w:sz w:val="36"/>
          <w:szCs w:val="36"/>
        </w:rPr>
      </w:pPr>
      <w:bookmarkStart w:id="499" w:name="_jzjm1mr103if" w:colFirst="0" w:colLast="0"/>
      <w:bookmarkEnd w:id="499"/>
      <w:r w:rsidRPr="00967697">
        <w:rPr>
          <w:i/>
          <w:iCs/>
          <w:color w:val="000000"/>
        </w:rPr>
        <w:t>Figure 9</w:t>
      </w:r>
      <w:ins w:id="500" w:author="DAISY CASIPIT" w:date="2026-05-18T08:22:00Z">
        <w:r w:rsidR="00D04C53">
          <w:rPr>
            <w:i/>
            <w:iCs/>
            <w:color w:val="000000"/>
          </w:rPr>
          <w:t>.</w:t>
        </w:r>
      </w:ins>
      <w:r w:rsidRPr="00967697">
        <w:rPr>
          <w:i/>
          <w:iCs/>
          <w:color w:val="000000"/>
        </w:rPr>
        <w:t xml:space="preserve"> Application Status Tracker Wireframe</w:t>
      </w:r>
    </w:p>
    <w:p w14:paraId="7D496B2A" w14:textId="77777777" w:rsidR="008335FC" w:rsidRPr="00967697" w:rsidRDefault="00073209">
      <w:pPr>
        <w:keepNext/>
        <w:spacing w:after="200" w:line="480" w:lineRule="auto"/>
        <w:ind w:firstLine="720"/>
        <w:jc w:val="both"/>
      </w:pPr>
      <w:bookmarkStart w:id="501" w:name="_19zwun7votbw" w:colFirst="0" w:colLast="0"/>
      <w:bookmarkEnd w:id="501"/>
      <w:r w:rsidRPr="00967697">
        <w:rPr>
          <w:noProof/>
        </w:rPr>
        <w:drawing>
          <wp:inline distT="0" distB="0" distL="0" distR="0" wp14:anchorId="0842E087" wp14:editId="08AC3F03">
            <wp:extent cx="5029200" cy="2358189"/>
            <wp:effectExtent l="0" t="0" r="0" b="0"/>
            <wp:docPr id="1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2"/>
                    <a:srcRect/>
                    <a:stretch>
                      <a:fillRect/>
                    </a:stretch>
                  </pic:blipFill>
                  <pic:spPr>
                    <a:xfrm>
                      <a:off x="0" y="0"/>
                      <a:ext cx="5029200" cy="2358189"/>
                    </a:xfrm>
                    <a:prstGeom prst="rect">
                      <a:avLst/>
                    </a:prstGeom>
                    <a:ln/>
                  </pic:spPr>
                </pic:pic>
              </a:graphicData>
            </a:graphic>
          </wp:inline>
        </w:drawing>
      </w:r>
    </w:p>
    <w:p w14:paraId="04A12A9D" w14:textId="541F3644" w:rsidR="008335FC" w:rsidRPr="00967697" w:rsidRDefault="00073209">
      <w:pPr>
        <w:pBdr>
          <w:top w:val="nil"/>
          <w:left w:val="nil"/>
          <w:bottom w:val="nil"/>
          <w:right w:val="nil"/>
          <w:between w:val="nil"/>
        </w:pBdr>
        <w:spacing w:after="200"/>
        <w:jc w:val="both"/>
        <w:rPr>
          <w:i/>
          <w:iCs/>
          <w:color w:val="000000"/>
          <w:sz w:val="36"/>
          <w:szCs w:val="36"/>
        </w:rPr>
      </w:pPr>
      <w:bookmarkStart w:id="502" w:name="_9euc5mf1bi0l" w:colFirst="0" w:colLast="0"/>
      <w:bookmarkEnd w:id="502"/>
      <w:r w:rsidRPr="00967697">
        <w:rPr>
          <w:i/>
          <w:iCs/>
          <w:color w:val="000000"/>
        </w:rPr>
        <w:t>Figure 10</w:t>
      </w:r>
      <w:ins w:id="503" w:author="DAISY CASIPIT" w:date="2026-05-18T08:23:00Z">
        <w:r w:rsidR="00D04C53">
          <w:rPr>
            <w:i/>
            <w:iCs/>
            <w:color w:val="000000"/>
          </w:rPr>
          <w:t>.</w:t>
        </w:r>
      </w:ins>
      <w:r w:rsidRPr="00967697">
        <w:rPr>
          <w:i/>
          <w:iCs/>
          <w:color w:val="000000"/>
        </w:rPr>
        <w:t xml:space="preserve"> Scholarship Manager – Create Scholarship Modal Wireframe</w:t>
      </w:r>
    </w:p>
    <w:p w14:paraId="35EC825B" w14:textId="77777777" w:rsidR="008335FC" w:rsidRPr="00967697" w:rsidRDefault="00073209">
      <w:pPr>
        <w:keepNext/>
        <w:spacing w:after="200" w:line="480" w:lineRule="auto"/>
        <w:ind w:firstLine="720"/>
        <w:jc w:val="both"/>
      </w:pPr>
      <w:bookmarkStart w:id="504" w:name="_u7vsw4jmj5s2" w:colFirst="0" w:colLast="0"/>
      <w:bookmarkEnd w:id="504"/>
      <w:r w:rsidRPr="00967697">
        <w:rPr>
          <w:noProof/>
        </w:rPr>
        <w:lastRenderedPageBreak/>
        <w:drawing>
          <wp:inline distT="0" distB="0" distL="0" distR="0" wp14:anchorId="52FA10C2" wp14:editId="5E61C4EE">
            <wp:extent cx="5195888" cy="2451216"/>
            <wp:effectExtent l="0" t="0" r="0" b="0"/>
            <wp:docPr id="1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3"/>
                    <a:srcRect/>
                    <a:stretch>
                      <a:fillRect/>
                    </a:stretch>
                  </pic:blipFill>
                  <pic:spPr>
                    <a:xfrm>
                      <a:off x="0" y="0"/>
                      <a:ext cx="5195888" cy="2451216"/>
                    </a:xfrm>
                    <a:prstGeom prst="rect">
                      <a:avLst/>
                    </a:prstGeom>
                    <a:ln/>
                  </pic:spPr>
                </pic:pic>
              </a:graphicData>
            </a:graphic>
          </wp:inline>
        </w:drawing>
      </w:r>
    </w:p>
    <w:p w14:paraId="4D51B52C" w14:textId="02DF5319" w:rsidR="008335FC" w:rsidRPr="00967697" w:rsidRDefault="00073209">
      <w:pPr>
        <w:pBdr>
          <w:top w:val="nil"/>
          <w:left w:val="nil"/>
          <w:bottom w:val="nil"/>
          <w:right w:val="nil"/>
          <w:between w:val="nil"/>
        </w:pBdr>
        <w:spacing w:after="200"/>
        <w:jc w:val="both"/>
        <w:rPr>
          <w:i/>
          <w:iCs/>
          <w:color w:val="000000"/>
          <w:sz w:val="36"/>
          <w:szCs w:val="36"/>
        </w:rPr>
      </w:pPr>
      <w:bookmarkStart w:id="505" w:name="_49qq95lwffm2" w:colFirst="0" w:colLast="0"/>
      <w:bookmarkEnd w:id="505"/>
      <w:r w:rsidRPr="00967697">
        <w:rPr>
          <w:i/>
          <w:iCs/>
          <w:color w:val="000000"/>
        </w:rPr>
        <w:t>Figure 11</w:t>
      </w:r>
      <w:ins w:id="506" w:author="DAISY CASIPIT" w:date="2026-05-21T16:00:00Z">
        <w:r w:rsidR="001E0292">
          <w:rPr>
            <w:i/>
            <w:iCs/>
            <w:color w:val="000000"/>
          </w:rPr>
          <w:t xml:space="preserve">. </w:t>
        </w:r>
      </w:ins>
      <w:r w:rsidRPr="00967697">
        <w:rPr>
          <w:i/>
          <w:iCs/>
          <w:color w:val="000000"/>
        </w:rPr>
        <w:t xml:space="preserve"> Scholarship Manager Wireframe</w:t>
      </w:r>
    </w:p>
    <w:p w14:paraId="52A04A33" w14:textId="77777777" w:rsidR="008335FC" w:rsidRPr="00967697" w:rsidRDefault="00073209">
      <w:pPr>
        <w:keepNext/>
        <w:spacing w:after="200" w:line="480" w:lineRule="auto"/>
        <w:ind w:firstLine="720"/>
        <w:jc w:val="both"/>
      </w:pPr>
      <w:bookmarkStart w:id="507" w:name="_616x9dlqbnko" w:colFirst="0" w:colLast="0"/>
      <w:bookmarkEnd w:id="507"/>
      <w:r w:rsidRPr="00967697">
        <w:rPr>
          <w:noProof/>
        </w:rPr>
        <w:drawing>
          <wp:inline distT="114300" distB="114300" distL="114300" distR="114300" wp14:anchorId="67CCD239" wp14:editId="37A9C6E6">
            <wp:extent cx="5214938" cy="2434215"/>
            <wp:effectExtent l="0" t="0" r="0" b="0"/>
            <wp:docPr id="18"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4"/>
                    <a:srcRect/>
                    <a:stretch>
                      <a:fillRect/>
                    </a:stretch>
                  </pic:blipFill>
                  <pic:spPr>
                    <a:xfrm>
                      <a:off x="0" y="0"/>
                      <a:ext cx="5214938" cy="2434215"/>
                    </a:xfrm>
                    <a:prstGeom prst="rect">
                      <a:avLst/>
                    </a:prstGeom>
                    <a:ln/>
                  </pic:spPr>
                </pic:pic>
              </a:graphicData>
            </a:graphic>
          </wp:inline>
        </w:drawing>
      </w:r>
    </w:p>
    <w:p w14:paraId="6A4B71F9" w14:textId="1E91DF48" w:rsidR="008335FC" w:rsidRPr="00967697" w:rsidRDefault="00073209">
      <w:pPr>
        <w:pBdr>
          <w:top w:val="nil"/>
          <w:left w:val="nil"/>
          <w:bottom w:val="nil"/>
          <w:right w:val="nil"/>
          <w:between w:val="nil"/>
        </w:pBdr>
        <w:spacing w:after="200"/>
        <w:jc w:val="both"/>
        <w:rPr>
          <w:i/>
          <w:iCs/>
          <w:color w:val="000000"/>
          <w:sz w:val="36"/>
          <w:szCs w:val="36"/>
        </w:rPr>
      </w:pPr>
      <w:bookmarkStart w:id="508" w:name="_cby516ryv49a" w:colFirst="0" w:colLast="0"/>
      <w:bookmarkEnd w:id="508"/>
      <w:r w:rsidRPr="00967697">
        <w:rPr>
          <w:i/>
          <w:iCs/>
          <w:color w:val="000000"/>
        </w:rPr>
        <w:t>Figure 12</w:t>
      </w:r>
      <w:ins w:id="509" w:author="DAISY CASIPIT" w:date="2026-05-21T16:00:00Z">
        <w:r w:rsidR="001E0292">
          <w:rPr>
            <w:i/>
            <w:iCs/>
            <w:color w:val="000000"/>
          </w:rPr>
          <w:t xml:space="preserve">. </w:t>
        </w:r>
      </w:ins>
      <w:r w:rsidRPr="00967697">
        <w:rPr>
          <w:i/>
          <w:iCs/>
          <w:color w:val="000000"/>
        </w:rPr>
        <w:t xml:space="preserve"> Application Manager Wireframe</w:t>
      </w:r>
    </w:p>
    <w:p w14:paraId="6B60496D" w14:textId="77777777" w:rsidR="008335FC" w:rsidRPr="00967697" w:rsidRDefault="00073209">
      <w:pPr>
        <w:keepNext/>
        <w:spacing w:after="200" w:line="480" w:lineRule="auto"/>
        <w:ind w:firstLine="720"/>
        <w:jc w:val="both"/>
      </w:pPr>
      <w:bookmarkStart w:id="510" w:name="_dz7a80jvnz30" w:colFirst="0" w:colLast="0"/>
      <w:bookmarkEnd w:id="510"/>
      <w:r w:rsidRPr="00967697">
        <w:rPr>
          <w:i/>
          <w:iCs/>
          <w:noProof/>
        </w:rPr>
        <w:lastRenderedPageBreak/>
        <w:drawing>
          <wp:inline distT="114300" distB="114300" distL="114300" distR="114300" wp14:anchorId="07403881" wp14:editId="45C46343">
            <wp:extent cx="5217378" cy="2452688"/>
            <wp:effectExtent l="0" t="0" r="0" b="0"/>
            <wp:docPr id="1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5"/>
                    <a:srcRect/>
                    <a:stretch>
                      <a:fillRect/>
                    </a:stretch>
                  </pic:blipFill>
                  <pic:spPr>
                    <a:xfrm>
                      <a:off x="0" y="0"/>
                      <a:ext cx="5217378" cy="2452688"/>
                    </a:xfrm>
                    <a:prstGeom prst="rect">
                      <a:avLst/>
                    </a:prstGeom>
                    <a:ln/>
                  </pic:spPr>
                </pic:pic>
              </a:graphicData>
            </a:graphic>
          </wp:inline>
        </w:drawing>
      </w:r>
    </w:p>
    <w:p w14:paraId="67EDD0FB" w14:textId="1D84C2AC" w:rsidR="008335FC" w:rsidRPr="00967697" w:rsidRDefault="00073209">
      <w:pPr>
        <w:pBdr>
          <w:top w:val="nil"/>
          <w:left w:val="nil"/>
          <w:bottom w:val="nil"/>
          <w:right w:val="nil"/>
          <w:between w:val="nil"/>
        </w:pBdr>
        <w:spacing w:after="200"/>
        <w:jc w:val="both"/>
        <w:rPr>
          <w:i/>
          <w:iCs/>
          <w:color w:val="000000"/>
          <w:sz w:val="36"/>
          <w:szCs w:val="36"/>
        </w:rPr>
        <w:sectPr w:rsidR="008335FC" w:rsidRPr="00967697">
          <w:pgSz w:w="12240" w:h="15840"/>
          <w:pgMar w:top="1440" w:right="1440" w:bottom="1440" w:left="2160" w:header="706" w:footer="706" w:gutter="0"/>
          <w:cols w:space="720"/>
        </w:sectPr>
      </w:pPr>
      <w:bookmarkStart w:id="511" w:name="_hvx60p8043ti" w:colFirst="0" w:colLast="0"/>
      <w:bookmarkEnd w:id="511"/>
      <w:r w:rsidRPr="00967697">
        <w:rPr>
          <w:i/>
          <w:iCs/>
          <w:color w:val="000000"/>
        </w:rPr>
        <w:t>Figure 13</w:t>
      </w:r>
      <w:ins w:id="512" w:author="DAISY CASIPIT" w:date="2026-05-21T16:00:00Z">
        <w:r w:rsidR="001E0292">
          <w:rPr>
            <w:i/>
            <w:iCs/>
            <w:color w:val="000000"/>
          </w:rPr>
          <w:t xml:space="preserve">. </w:t>
        </w:r>
      </w:ins>
      <w:r w:rsidRPr="00967697">
        <w:rPr>
          <w:i/>
          <w:iCs/>
          <w:color w:val="000000"/>
        </w:rPr>
        <w:t xml:space="preserve"> Application Fraud Detection Manager Wireframe</w:t>
      </w:r>
    </w:p>
    <w:p w14:paraId="29772D16" w14:textId="77777777" w:rsidR="008335FC" w:rsidRPr="00967697" w:rsidRDefault="008335FC">
      <w:pPr>
        <w:tabs>
          <w:tab w:val="left" w:pos="2327"/>
        </w:tabs>
      </w:pPr>
    </w:p>
    <w:sectPr w:rsidR="008335FC" w:rsidRPr="00967697">
      <w:pgSz w:w="12240" w:h="15840"/>
      <w:pgMar w:top="1440" w:right="1440" w:bottom="1440" w:left="2160" w:header="706" w:footer="70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6C3ED0" w14:textId="77777777" w:rsidR="00285450" w:rsidRDefault="00285450">
      <w:r>
        <w:separator/>
      </w:r>
    </w:p>
  </w:endnote>
  <w:endnote w:type="continuationSeparator" w:id="0">
    <w:p w14:paraId="779FFD4C" w14:textId="77777777" w:rsidR="00285450" w:rsidRDefault="002854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embedRegular r:id="rId1" w:fontKey="{E141C650-4874-48B5-A3A5-DC9E2C8A93FE}"/>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95646CFE-E92A-4EF1-883F-E9CF911656AB}"/>
  </w:font>
  <w:font w:name="Palatino Linotype">
    <w:panose1 w:val="02040502050505030304"/>
    <w:charset w:val="00"/>
    <w:family w:val="roman"/>
    <w:pitch w:val="variable"/>
    <w:sig w:usb0="E0000287" w:usb1="40000013" w:usb2="00000000" w:usb3="00000000" w:csb0="0000019F" w:csb1="00000000"/>
    <w:embedRegular r:id="rId3" w:fontKey="{1C5E528D-93F0-4395-BB64-FD1CE3B1F80A}"/>
  </w:font>
  <w:font w:name="Cambria">
    <w:panose1 w:val="02040503050406030204"/>
    <w:charset w:val="00"/>
    <w:family w:val="roman"/>
    <w:pitch w:val="variable"/>
    <w:sig w:usb0="E00006FF" w:usb1="420024FF" w:usb2="02000000" w:usb3="00000000" w:csb0="0000019F" w:csb1="00000000"/>
    <w:embedRegular r:id="rId4" w:fontKey="{BADA5111-D7F4-4D36-855B-E4F3AC9120B9}"/>
  </w:font>
  <w:font w:name="Gungsuh">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Cardo">
    <w:charset w:val="00"/>
    <w:family w:val="auto"/>
    <w:pitch w:val="default"/>
    <w:embedItalic r:id="rId5" w:fontKey="{B2F977C3-0F47-4EF6-BD4B-AF4D628793BE}"/>
  </w:font>
  <w:font w:name="Cambria Math">
    <w:panose1 w:val="02040503050406030204"/>
    <w:charset w:val="00"/>
    <w:family w:val="roman"/>
    <w:pitch w:val="variable"/>
    <w:sig w:usb0="E00006FF" w:usb1="420024FF" w:usb2="02000000" w:usb3="00000000" w:csb0="0000019F" w:csb1="00000000"/>
    <w:embedItalic r:id="rId6" w:fontKey="{FC0B3394-DF6A-435A-9C17-0FE9B320B9B8}"/>
  </w:font>
  <w:font w:name="Calibri">
    <w:panose1 w:val="020F0502020204030204"/>
    <w:charset w:val="00"/>
    <w:family w:val="swiss"/>
    <w:pitch w:val="variable"/>
    <w:sig w:usb0="E4002EFF" w:usb1="C200247B" w:usb2="00000009" w:usb3="00000000" w:csb0="000001FF" w:csb1="00000000"/>
    <w:embedRegular r:id="rId7" w:fontKey="{4C68C4F3-EA6A-48D4-9575-5AFD91A646A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191B0A" w14:textId="77777777" w:rsidR="008335FC" w:rsidRDefault="00073209">
    <w:pPr>
      <w:pBdr>
        <w:top w:val="nil"/>
        <w:left w:val="nil"/>
        <w:bottom w:val="nil"/>
        <w:right w:val="nil"/>
        <w:between w:val="nil"/>
      </w:pBdr>
      <w:tabs>
        <w:tab w:val="center" w:pos="4680"/>
        <w:tab w:val="right" w:pos="9360"/>
        <w:tab w:val="left" w:pos="5158"/>
      </w:tabs>
      <w:rPr>
        <w:color w:val="000000"/>
      </w:rPr>
    </w:pPr>
    <w:r>
      <w:rPr>
        <w:color w:val="000000"/>
      </w:rPr>
      <w:tab/>
    </w:r>
    <w:r>
      <w:rPr>
        <w:color w:val="000000"/>
      </w:rPr>
      <w:fldChar w:fldCharType="begin"/>
    </w:r>
    <w:r>
      <w:rPr>
        <w:color w:val="000000"/>
      </w:rPr>
      <w:instrText>PAGE</w:instrText>
    </w:r>
    <w:r>
      <w:rPr>
        <w:color w:val="000000"/>
      </w:rPr>
      <w:fldChar w:fldCharType="separate"/>
    </w:r>
    <w:r w:rsidR="007E6D18">
      <w:rPr>
        <w:noProof/>
        <w:color w:val="000000"/>
      </w:rPr>
      <w:t>1</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796532" w14:textId="77777777" w:rsidR="00285450" w:rsidRDefault="00285450">
      <w:r>
        <w:separator/>
      </w:r>
    </w:p>
  </w:footnote>
  <w:footnote w:type="continuationSeparator" w:id="0">
    <w:p w14:paraId="7ED4B554" w14:textId="77777777" w:rsidR="00285450" w:rsidRDefault="002854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AD1102" w14:textId="77777777" w:rsidR="008335FC" w:rsidRDefault="008335F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2F104B"/>
    <w:multiLevelType w:val="multilevel"/>
    <w:tmpl w:val="7FEADB1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17E971B5"/>
    <w:multiLevelType w:val="multilevel"/>
    <w:tmpl w:val="F6FE1D66"/>
    <w:lvl w:ilvl="0">
      <w:start w:val="1"/>
      <w:numFmt w:val="decimal"/>
      <w:lvlText w:val="%1."/>
      <w:lvlJc w:val="left"/>
      <w:pPr>
        <w:ind w:left="720" w:hanging="360"/>
      </w:pPr>
      <w:rPr>
        <w:rFonts w:ascii="Noto Sans Symbols" w:eastAsia="Noto Sans Symbols" w:hAnsi="Noto Sans Symbols" w:cs="Noto Sans Symbols"/>
        <w:sz w:val="20"/>
        <w:szCs w:val="20"/>
      </w:rPr>
    </w:lvl>
    <w:lvl w:ilvl="1">
      <w:start w:val="1"/>
      <w:numFmt w:val="lowerLetter"/>
      <w:lvlText w:val="%2."/>
      <w:lvlJc w:val="left"/>
      <w:pPr>
        <w:ind w:left="1440" w:hanging="360"/>
      </w:pPr>
      <w:rPr>
        <w:rFonts w:ascii="Courier New" w:eastAsia="Courier New" w:hAnsi="Courier New" w:cs="Courier New"/>
        <w:sz w:val="20"/>
        <w:szCs w:val="20"/>
      </w:rPr>
    </w:lvl>
    <w:lvl w:ilvl="2">
      <w:start w:val="1"/>
      <w:numFmt w:val="lowerRoman"/>
      <w:lvlText w:val="%3."/>
      <w:lvlJc w:val="righ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rPr>
        <w:rFonts w:ascii="Noto Sans Symbols" w:eastAsia="Noto Sans Symbols" w:hAnsi="Noto Sans Symbols" w:cs="Noto Sans Symbols"/>
        <w:sz w:val="20"/>
        <w:szCs w:val="20"/>
      </w:rPr>
    </w:lvl>
    <w:lvl w:ilvl="4">
      <w:start w:val="1"/>
      <w:numFmt w:val="lowerLetter"/>
      <w:lvlText w:val="%5."/>
      <w:lvlJc w:val="left"/>
      <w:pPr>
        <w:ind w:left="3600" w:hanging="360"/>
      </w:pPr>
      <w:rPr>
        <w:rFonts w:ascii="Noto Sans Symbols" w:eastAsia="Noto Sans Symbols" w:hAnsi="Noto Sans Symbols" w:cs="Noto Sans Symbols"/>
        <w:sz w:val="20"/>
        <w:szCs w:val="20"/>
      </w:rPr>
    </w:lvl>
    <w:lvl w:ilvl="5">
      <w:start w:val="1"/>
      <w:numFmt w:val="lowerRoman"/>
      <w:lvlText w:val="%6."/>
      <w:lvlJc w:val="right"/>
      <w:pPr>
        <w:ind w:left="4320" w:hanging="360"/>
      </w:pPr>
      <w:rPr>
        <w:rFonts w:ascii="Noto Sans Symbols" w:eastAsia="Noto Sans Symbols" w:hAnsi="Noto Sans Symbols" w:cs="Noto Sans Symbols"/>
        <w:sz w:val="20"/>
        <w:szCs w:val="20"/>
      </w:rPr>
    </w:lvl>
    <w:lvl w:ilvl="6">
      <w:start w:val="1"/>
      <w:numFmt w:val="decimal"/>
      <w:lvlText w:val="%7."/>
      <w:lvlJc w:val="left"/>
      <w:pPr>
        <w:ind w:left="5040" w:hanging="360"/>
      </w:pPr>
      <w:rPr>
        <w:rFonts w:ascii="Noto Sans Symbols" w:eastAsia="Noto Sans Symbols" w:hAnsi="Noto Sans Symbols" w:cs="Noto Sans Symbols"/>
        <w:sz w:val="20"/>
        <w:szCs w:val="20"/>
      </w:rPr>
    </w:lvl>
    <w:lvl w:ilvl="7">
      <w:start w:val="1"/>
      <w:numFmt w:val="lowerLetter"/>
      <w:lvlText w:val="%8."/>
      <w:lvlJc w:val="left"/>
      <w:pPr>
        <w:ind w:left="5760" w:hanging="360"/>
      </w:pPr>
      <w:rPr>
        <w:rFonts w:ascii="Noto Sans Symbols" w:eastAsia="Noto Sans Symbols" w:hAnsi="Noto Sans Symbols" w:cs="Noto Sans Symbols"/>
        <w:sz w:val="20"/>
        <w:szCs w:val="20"/>
      </w:rPr>
    </w:lvl>
    <w:lvl w:ilvl="8">
      <w:start w:val="1"/>
      <w:numFmt w:val="lowerRoman"/>
      <w:lvlText w:val="%9."/>
      <w:lvlJc w:val="right"/>
      <w:pPr>
        <w:ind w:left="6480" w:hanging="360"/>
      </w:pPr>
      <w:rPr>
        <w:rFonts w:ascii="Noto Sans Symbols" w:eastAsia="Noto Sans Symbols" w:hAnsi="Noto Sans Symbols" w:cs="Noto Sans Symbols"/>
        <w:sz w:val="20"/>
        <w:szCs w:val="20"/>
      </w:rPr>
    </w:lvl>
  </w:abstractNum>
  <w:abstractNum w:abstractNumId="2" w15:restartNumberingAfterBreak="0">
    <w:nsid w:val="244F2965"/>
    <w:multiLevelType w:val="multilevel"/>
    <w:tmpl w:val="66D0C854"/>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 w15:restartNumberingAfterBreak="0">
    <w:nsid w:val="275D4C77"/>
    <w:multiLevelType w:val="multilevel"/>
    <w:tmpl w:val="8E409EC4"/>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3EA4C5B"/>
    <w:multiLevelType w:val="multilevel"/>
    <w:tmpl w:val="2BEE9C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61F065C"/>
    <w:multiLevelType w:val="multilevel"/>
    <w:tmpl w:val="71064F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646B18F4"/>
    <w:multiLevelType w:val="multilevel"/>
    <w:tmpl w:val="12CA4A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6504EDB"/>
    <w:multiLevelType w:val="multilevel"/>
    <w:tmpl w:val="C3EE30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199547D"/>
    <w:multiLevelType w:val="multilevel"/>
    <w:tmpl w:val="F998EB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3"/>
  </w:num>
  <w:num w:numId="2">
    <w:abstractNumId w:val="2"/>
  </w:num>
  <w:num w:numId="3">
    <w:abstractNumId w:val="7"/>
  </w:num>
  <w:num w:numId="4">
    <w:abstractNumId w:val="6"/>
  </w:num>
  <w:num w:numId="5">
    <w:abstractNumId w:val="8"/>
  </w:num>
  <w:num w:numId="6">
    <w:abstractNumId w:val="1"/>
  </w:num>
  <w:num w:numId="7">
    <w:abstractNumId w:val="0"/>
  </w:num>
  <w:num w:numId="8">
    <w:abstractNumId w:val="4"/>
  </w:num>
  <w:num w:numId="9">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ISY CASIPIT">
    <w15:presenceInfo w15:providerId="None" w15:userId="DAISY CASIPI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TrueTypeFonts/>
  <w:hideSpellingErrors/>
  <w:hideGrammaticalErrors/>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Mja0NDMxtTAyMjK3MLJQ0lEKTi0uzszPAykwrwUA4Rjw1CwAAAA="/>
  </w:docVars>
  <w:rsids>
    <w:rsidRoot w:val="008335FC"/>
    <w:rsid w:val="00073209"/>
    <w:rsid w:val="000B1778"/>
    <w:rsid w:val="00131B26"/>
    <w:rsid w:val="00153733"/>
    <w:rsid w:val="001928A8"/>
    <w:rsid w:val="001E0292"/>
    <w:rsid w:val="00200393"/>
    <w:rsid w:val="00285450"/>
    <w:rsid w:val="0029421E"/>
    <w:rsid w:val="002A5CF3"/>
    <w:rsid w:val="0032389C"/>
    <w:rsid w:val="00333603"/>
    <w:rsid w:val="00382A7B"/>
    <w:rsid w:val="00454785"/>
    <w:rsid w:val="00513115"/>
    <w:rsid w:val="0066634F"/>
    <w:rsid w:val="006C28A9"/>
    <w:rsid w:val="006D714B"/>
    <w:rsid w:val="00751169"/>
    <w:rsid w:val="007639BF"/>
    <w:rsid w:val="007A1593"/>
    <w:rsid w:val="007E6D18"/>
    <w:rsid w:val="008335FC"/>
    <w:rsid w:val="00967697"/>
    <w:rsid w:val="00A5351A"/>
    <w:rsid w:val="00A57AAC"/>
    <w:rsid w:val="00AD4C59"/>
    <w:rsid w:val="00AD5E23"/>
    <w:rsid w:val="00BF7F94"/>
    <w:rsid w:val="00C42158"/>
    <w:rsid w:val="00C62573"/>
    <w:rsid w:val="00D04C53"/>
    <w:rsid w:val="00D31066"/>
    <w:rsid w:val="00DA57E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88AAE0"/>
  <w15:docId w15:val="{9435F61B-F41C-46B0-9514-FB2C24A35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80" w:after="80"/>
      <w:jc w:val="center"/>
      <w:outlineLvl w:val="0"/>
    </w:pPr>
    <w:rPr>
      <w:b/>
      <w:bCs/>
      <w:smallCaps/>
      <w:color w:val="000000"/>
      <w:sz w:val="28"/>
      <w:szCs w:val="28"/>
    </w:rPr>
  </w:style>
  <w:style w:type="paragraph" w:styleId="Heading2">
    <w:name w:val="heading 2"/>
    <w:basedOn w:val="Normal"/>
    <w:next w:val="Normal"/>
    <w:uiPriority w:val="9"/>
    <w:unhideWhenUsed/>
    <w:qFormat/>
    <w:pPr>
      <w:pBdr>
        <w:top w:val="nil"/>
        <w:left w:val="nil"/>
        <w:bottom w:val="nil"/>
        <w:right w:val="nil"/>
        <w:between w:val="nil"/>
      </w:pBdr>
      <w:spacing w:before="220" w:after="100"/>
      <w:outlineLvl w:val="1"/>
    </w:pPr>
    <w:rPr>
      <w:b/>
      <w:bCs/>
      <w:color w:val="000000"/>
      <w:sz w:val="26"/>
      <w:szCs w:val="26"/>
    </w:rPr>
  </w:style>
  <w:style w:type="paragraph" w:styleId="Heading3">
    <w:name w:val="heading 3"/>
    <w:basedOn w:val="Normal"/>
    <w:next w:val="Normal"/>
    <w:uiPriority w:val="9"/>
    <w:unhideWhenUsed/>
    <w:qFormat/>
    <w:pPr>
      <w:pBdr>
        <w:top w:val="nil"/>
        <w:left w:val="nil"/>
        <w:bottom w:val="nil"/>
        <w:right w:val="nil"/>
        <w:between w:val="nil"/>
      </w:pBdr>
      <w:spacing w:before="180" w:after="80"/>
      <w:outlineLvl w:val="2"/>
    </w:pPr>
    <w:rPr>
      <w:b/>
      <w:bCs/>
      <w:i/>
      <w:iCs/>
      <w:color w:val="000000"/>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rPr>
      <w:sz w:val="20"/>
      <w:szCs w:val="20"/>
    </w:rPr>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about:blank" TargetMode="External"/><Relationship Id="rId13" Type="http://schemas.openxmlformats.org/officeDocument/2006/relationships/image" Target="media/image2.png"/><Relationship Id="rId18" Type="http://schemas.openxmlformats.org/officeDocument/2006/relationships/image" Target="media/image7.jp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0.png"/><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24" Type="http://schemas.openxmlformats.org/officeDocument/2006/relationships/image" Target="media/image13.png"/><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theme" Target="theme/theme1.xml"/><Relationship Id="rId10" Type="http://schemas.openxmlformats.org/officeDocument/2006/relationships/hyperlink" Target="about:blank" TargetMode="External"/><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hyperlink" Target="about:blank" TargetMode="External"/><Relationship Id="rId14" Type="http://schemas.openxmlformats.org/officeDocument/2006/relationships/image" Target="media/image3.png"/><Relationship Id="rId22" Type="http://schemas.openxmlformats.org/officeDocument/2006/relationships/image" Target="media/image11.png"/><Relationship Id="rId27" Type="http://schemas.microsoft.com/office/2011/relationships/people" Target="peop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683</TotalTime>
  <Pages>68</Pages>
  <Words>12557</Words>
  <Characters>71580</Characters>
  <Application>Microsoft Office Word</Application>
  <DocSecurity>0</DocSecurity>
  <Lines>596</Lines>
  <Paragraphs>167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Noriel Gadiano</dc:creator>
  <cp:lastModifiedBy>DAISY CASIPIT</cp:lastModifiedBy>
  <cp:revision>3</cp:revision>
  <dcterms:created xsi:type="dcterms:W3CDTF">2026-06-11T02:41:00Z</dcterms:created>
  <dcterms:modified xsi:type="dcterms:W3CDTF">2026-06-11T02:47:00Z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d182842a-9b4f-4fbd-a7a5-b0a820d46838</vt:lpwstr>
  </property>
</Properties>
</file>